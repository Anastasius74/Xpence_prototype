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B85" w:rsidRPr="00DC5ACC" w:rsidRDefault="002E0B85" w:rsidP="002E0B85">
      <w:pPr>
        <w:pStyle w:val="Title"/>
        <w:rPr>
          <w:rFonts w:asciiTheme="minorHAnsi" w:hAnsiTheme="minorHAnsi"/>
          <w:lang w:val="en"/>
        </w:rPr>
      </w:pPr>
      <w:r w:rsidRPr="00DC5ACC">
        <w:rPr>
          <w:rFonts w:asciiTheme="minorHAnsi" w:hAnsiTheme="minorHAnsi"/>
          <w:lang w:val="en"/>
        </w:rPr>
        <w:t>General Documentation</w:t>
      </w:r>
    </w:p>
    <w:p w:rsidR="00021099" w:rsidRPr="00C77294" w:rsidRDefault="00021099" w:rsidP="00021099">
      <w:pPr>
        <w:rPr>
          <w:ins w:id="0" w:author="Anas Skiti" w:date="2015-02-24T18:23:00Z"/>
          <w:rFonts w:cstheme="minorHAnsi"/>
          <w:lang w:val="en"/>
        </w:rPr>
      </w:pPr>
    </w:p>
    <w:sdt>
      <w:sdtPr>
        <w:id w:val="2058970592"/>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746BD1" w:rsidRDefault="00746BD1">
          <w:pPr>
            <w:pStyle w:val="TOCHeading"/>
          </w:pPr>
          <w:r>
            <w:t>Table of Contents</w:t>
          </w:r>
        </w:p>
        <w:p w:rsidR="00746BD1" w:rsidRDefault="00746BD1">
          <w:pPr>
            <w:pStyle w:val="TOC1"/>
            <w:tabs>
              <w:tab w:val="right" w:leader="dot" w:pos="9062"/>
            </w:tabs>
            <w:rPr>
              <w:noProof/>
            </w:rPr>
          </w:pPr>
          <w:r>
            <w:fldChar w:fldCharType="begin"/>
          </w:r>
          <w:r>
            <w:instrText xml:space="preserve"> TOC \o "1-3" \h \z \u </w:instrText>
          </w:r>
          <w:r>
            <w:fldChar w:fldCharType="separate"/>
          </w:r>
          <w:hyperlink w:anchor="_Toc412623144" w:history="1">
            <w:r w:rsidRPr="008D46EB">
              <w:rPr>
                <w:rStyle w:val="Hyperlink"/>
                <w:noProof/>
                <w:lang w:val="en"/>
              </w:rPr>
              <w:t>Overview</w:t>
            </w:r>
            <w:r>
              <w:rPr>
                <w:noProof/>
                <w:webHidden/>
              </w:rPr>
              <w:tab/>
            </w:r>
            <w:r>
              <w:rPr>
                <w:noProof/>
                <w:webHidden/>
              </w:rPr>
              <w:fldChar w:fldCharType="begin"/>
            </w:r>
            <w:r>
              <w:rPr>
                <w:noProof/>
                <w:webHidden/>
              </w:rPr>
              <w:instrText xml:space="preserve"> PAGEREF _Toc412623144 \h </w:instrText>
            </w:r>
            <w:r>
              <w:rPr>
                <w:noProof/>
                <w:webHidden/>
              </w:rPr>
            </w:r>
            <w:r>
              <w:rPr>
                <w:noProof/>
                <w:webHidden/>
              </w:rPr>
              <w:fldChar w:fldCharType="separate"/>
            </w:r>
            <w:r>
              <w:rPr>
                <w:noProof/>
                <w:webHidden/>
              </w:rPr>
              <w:t>3</w:t>
            </w:r>
            <w:r>
              <w:rPr>
                <w:noProof/>
                <w:webHidden/>
              </w:rPr>
              <w:fldChar w:fldCharType="end"/>
            </w:r>
          </w:hyperlink>
        </w:p>
        <w:p w:rsidR="00746BD1" w:rsidRDefault="00746BD1">
          <w:pPr>
            <w:pStyle w:val="TOC2"/>
            <w:tabs>
              <w:tab w:val="right" w:leader="dot" w:pos="9062"/>
            </w:tabs>
            <w:rPr>
              <w:noProof/>
            </w:rPr>
          </w:pPr>
          <w:hyperlink w:anchor="_Toc412623145" w:history="1">
            <w:r w:rsidRPr="008D46EB">
              <w:rPr>
                <w:rStyle w:val="Hyperlink"/>
                <w:noProof/>
                <w:lang w:val="en"/>
              </w:rPr>
              <w:t>MVVM Design Pattern</w:t>
            </w:r>
            <w:r>
              <w:rPr>
                <w:noProof/>
                <w:webHidden/>
              </w:rPr>
              <w:tab/>
            </w:r>
            <w:r>
              <w:rPr>
                <w:noProof/>
                <w:webHidden/>
              </w:rPr>
              <w:fldChar w:fldCharType="begin"/>
            </w:r>
            <w:r>
              <w:rPr>
                <w:noProof/>
                <w:webHidden/>
              </w:rPr>
              <w:instrText xml:space="preserve"> PAGEREF _Toc412623145 \h </w:instrText>
            </w:r>
            <w:r>
              <w:rPr>
                <w:noProof/>
                <w:webHidden/>
              </w:rPr>
            </w:r>
            <w:r>
              <w:rPr>
                <w:noProof/>
                <w:webHidden/>
              </w:rPr>
              <w:fldChar w:fldCharType="separate"/>
            </w:r>
            <w:r>
              <w:rPr>
                <w:noProof/>
                <w:webHidden/>
              </w:rPr>
              <w:t>4</w:t>
            </w:r>
            <w:r>
              <w:rPr>
                <w:noProof/>
                <w:webHidden/>
              </w:rPr>
              <w:fldChar w:fldCharType="end"/>
            </w:r>
          </w:hyperlink>
        </w:p>
        <w:p w:rsidR="00746BD1" w:rsidRDefault="00746BD1">
          <w:pPr>
            <w:pStyle w:val="TOC2"/>
            <w:tabs>
              <w:tab w:val="right" w:leader="dot" w:pos="9062"/>
            </w:tabs>
            <w:rPr>
              <w:noProof/>
            </w:rPr>
          </w:pPr>
          <w:hyperlink w:anchor="_Toc412623146" w:history="1">
            <w:r w:rsidRPr="008D46EB">
              <w:rPr>
                <w:rStyle w:val="Hyperlink"/>
                <w:noProof/>
                <w:lang w:val="en"/>
              </w:rPr>
              <w:t>Repository Design Pattern</w:t>
            </w:r>
            <w:r>
              <w:rPr>
                <w:noProof/>
                <w:webHidden/>
              </w:rPr>
              <w:tab/>
            </w:r>
            <w:r>
              <w:rPr>
                <w:noProof/>
                <w:webHidden/>
              </w:rPr>
              <w:fldChar w:fldCharType="begin"/>
            </w:r>
            <w:r>
              <w:rPr>
                <w:noProof/>
                <w:webHidden/>
              </w:rPr>
              <w:instrText xml:space="preserve"> PAGEREF _Toc412623146 \h </w:instrText>
            </w:r>
            <w:r>
              <w:rPr>
                <w:noProof/>
                <w:webHidden/>
              </w:rPr>
            </w:r>
            <w:r>
              <w:rPr>
                <w:noProof/>
                <w:webHidden/>
              </w:rPr>
              <w:fldChar w:fldCharType="separate"/>
            </w:r>
            <w:r>
              <w:rPr>
                <w:noProof/>
                <w:webHidden/>
              </w:rPr>
              <w:t>4</w:t>
            </w:r>
            <w:r>
              <w:rPr>
                <w:noProof/>
                <w:webHidden/>
              </w:rPr>
              <w:fldChar w:fldCharType="end"/>
            </w:r>
          </w:hyperlink>
        </w:p>
        <w:p w:rsidR="00746BD1" w:rsidRDefault="00746BD1">
          <w:pPr>
            <w:pStyle w:val="TOC2"/>
            <w:tabs>
              <w:tab w:val="right" w:leader="dot" w:pos="9062"/>
            </w:tabs>
            <w:rPr>
              <w:noProof/>
            </w:rPr>
          </w:pPr>
          <w:hyperlink w:anchor="_Toc412623147" w:history="1">
            <w:r w:rsidRPr="008D46EB">
              <w:rPr>
                <w:rStyle w:val="Hyperlink"/>
                <w:noProof/>
                <w:lang w:val="en"/>
              </w:rPr>
              <w:t>Unit of Work Design Pattern</w:t>
            </w:r>
            <w:r>
              <w:rPr>
                <w:noProof/>
                <w:webHidden/>
              </w:rPr>
              <w:tab/>
            </w:r>
            <w:r>
              <w:rPr>
                <w:noProof/>
                <w:webHidden/>
              </w:rPr>
              <w:fldChar w:fldCharType="begin"/>
            </w:r>
            <w:r>
              <w:rPr>
                <w:noProof/>
                <w:webHidden/>
              </w:rPr>
              <w:instrText xml:space="preserve"> PAGEREF _Toc412623147 \h </w:instrText>
            </w:r>
            <w:r>
              <w:rPr>
                <w:noProof/>
                <w:webHidden/>
              </w:rPr>
            </w:r>
            <w:r>
              <w:rPr>
                <w:noProof/>
                <w:webHidden/>
              </w:rPr>
              <w:fldChar w:fldCharType="separate"/>
            </w:r>
            <w:r>
              <w:rPr>
                <w:noProof/>
                <w:webHidden/>
              </w:rPr>
              <w:t>4</w:t>
            </w:r>
            <w:r>
              <w:rPr>
                <w:noProof/>
                <w:webHidden/>
              </w:rPr>
              <w:fldChar w:fldCharType="end"/>
            </w:r>
          </w:hyperlink>
        </w:p>
        <w:p w:rsidR="00746BD1" w:rsidRDefault="00746BD1">
          <w:pPr>
            <w:pStyle w:val="TOC2"/>
            <w:tabs>
              <w:tab w:val="right" w:leader="dot" w:pos="9062"/>
            </w:tabs>
            <w:rPr>
              <w:noProof/>
            </w:rPr>
          </w:pPr>
          <w:hyperlink w:anchor="_Toc412623148" w:history="1">
            <w:r w:rsidRPr="008D46EB">
              <w:rPr>
                <w:rStyle w:val="Hyperlink"/>
                <w:noProof/>
                <w:lang w:val="en"/>
              </w:rPr>
              <w:t>ORM</w:t>
            </w:r>
            <w:r>
              <w:rPr>
                <w:noProof/>
                <w:webHidden/>
              </w:rPr>
              <w:tab/>
            </w:r>
            <w:r>
              <w:rPr>
                <w:noProof/>
                <w:webHidden/>
              </w:rPr>
              <w:fldChar w:fldCharType="begin"/>
            </w:r>
            <w:r>
              <w:rPr>
                <w:noProof/>
                <w:webHidden/>
              </w:rPr>
              <w:instrText xml:space="preserve"> PAGEREF _Toc412623148 \h </w:instrText>
            </w:r>
            <w:r>
              <w:rPr>
                <w:noProof/>
                <w:webHidden/>
              </w:rPr>
            </w:r>
            <w:r>
              <w:rPr>
                <w:noProof/>
                <w:webHidden/>
              </w:rPr>
              <w:fldChar w:fldCharType="separate"/>
            </w:r>
            <w:r>
              <w:rPr>
                <w:noProof/>
                <w:webHidden/>
              </w:rPr>
              <w:t>4</w:t>
            </w:r>
            <w:r>
              <w:rPr>
                <w:noProof/>
                <w:webHidden/>
              </w:rPr>
              <w:fldChar w:fldCharType="end"/>
            </w:r>
          </w:hyperlink>
        </w:p>
        <w:p w:rsidR="00746BD1" w:rsidRDefault="00746BD1">
          <w:pPr>
            <w:pStyle w:val="TOC3"/>
            <w:tabs>
              <w:tab w:val="right" w:leader="dot" w:pos="9062"/>
            </w:tabs>
            <w:rPr>
              <w:noProof/>
            </w:rPr>
          </w:pPr>
          <w:hyperlink w:anchor="_Toc412623149" w:history="1">
            <w:r w:rsidRPr="008D46EB">
              <w:rPr>
                <w:rStyle w:val="Hyperlink"/>
                <w:noProof/>
                <w:lang w:val="en"/>
              </w:rPr>
              <w:t>Advantages of ORM</w:t>
            </w:r>
            <w:r>
              <w:rPr>
                <w:noProof/>
                <w:webHidden/>
              </w:rPr>
              <w:tab/>
            </w:r>
            <w:r>
              <w:rPr>
                <w:noProof/>
                <w:webHidden/>
              </w:rPr>
              <w:fldChar w:fldCharType="begin"/>
            </w:r>
            <w:r>
              <w:rPr>
                <w:noProof/>
                <w:webHidden/>
              </w:rPr>
              <w:instrText xml:space="preserve"> PAGEREF _Toc412623149 \h </w:instrText>
            </w:r>
            <w:r>
              <w:rPr>
                <w:noProof/>
                <w:webHidden/>
              </w:rPr>
            </w:r>
            <w:r>
              <w:rPr>
                <w:noProof/>
                <w:webHidden/>
              </w:rPr>
              <w:fldChar w:fldCharType="separate"/>
            </w:r>
            <w:r>
              <w:rPr>
                <w:noProof/>
                <w:webHidden/>
              </w:rPr>
              <w:t>4</w:t>
            </w:r>
            <w:r>
              <w:rPr>
                <w:noProof/>
                <w:webHidden/>
              </w:rPr>
              <w:fldChar w:fldCharType="end"/>
            </w:r>
          </w:hyperlink>
        </w:p>
        <w:p w:rsidR="00746BD1" w:rsidRDefault="00746BD1">
          <w:pPr>
            <w:pStyle w:val="TOC2"/>
            <w:tabs>
              <w:tab w:val="right" w:leader="dot" w:pos="9062"/>
            </w:tabs>
            <w:rPr>
              <w:noProof/>
            </w:rPr>
          </w:pPr>
          <w:hyperlink w:anchor="_Toc412623150" w:history="1">
            <w:r w:rsidRPr="008D46EB">
              <w:rPr>
                <w:rStyle w:val="Hyperlink"/>
                <w:noProof/>
                <w:lang w:val="en"/>
              </w:rPr>
              <w:t>Entity Framework</w:t>
            </w:r>
            <w:r>
              <w:rPr>
                <w:noProof/>
                <w:webHidden/>
              </w:rPr>
              <w:tab/>
            </w:r>
            <w:r>
              <w:rPr>
                <w:noProof/>
                <w:webHidden/>
              </w:rPr>
              <w:fldChar w:fldCharType="begin"/>
            </w:r>
            <w:r>
              <w:rPr>
                <w:noProof/>
                <w:webHidden/>
              </w:rPr>
              <w:instrText xml:space="preserve"> PAGEREF _Toc412623150 \h </w:instrText>
            </w:r>
            <w:r>
              <w:rPr>
                <w:noProof/>
                <w:webHidden/>
              </w:rPr>
            </w:r>
            <w:r>
              <w:rPr>
                <w:noProof/>
                <w:webHidden/>
              </w:rPr>
              <w:fldChar w:fldCharType="separate"/>
            </w:r>
            <w:r>
              <w:rPr>
                <w:noProof/>
                <w:webHidden/>
              </w:rPr>
              <w:t>5</w:t>
            </w:r>
            <w:r>
              <w:rPr>
                <w:noProof/>
                <w:webHidden/>
              </w:rPr>
              <w:fldChar w:fldCharType="end"/>
            </w:r>
          </w:hyperlink>
        </w:p>
        <w:p w:rsidR="00746BD1" w:rsidRDefault="00746BD1">
          <w:pPr>
            <w:pStyle w:val="TOC2"/>
            <w:tabs>
              <w:tab w:val="right" w:leader="dot" w:pos="9062"/>
            </w:tabs>
            <w:rPr>
              <w:noProof/>
            </w:rPr>
          </w:pPr>
          <w:hyperlink w:anchor="_Toc412623151" w:history="1">
            <w:r w:rsidRPr="008D46EB">
              <w:rPr>
                <w:rStyle w:val="Hyperlink"/>
                <w:noProof/>
                <w:lang w:val="en"/>
              </w:rPr>
              <w:t>SQLite</w:t>
            </w:r>
            <w:r>
              <w:rPr>
                <w:noProof/>
                <w:webHidden/>
              </w:rPr>
              <w:tab/>
            </w:r>
            <w:r>
              <w:rPr>
                <w:noProof/>
                <w:webHidden/>
              </w:rPr>
              <w:fldChar w:fldCharType="begin"/>
            </w:r>
            <w:r>
              <w:rPr>
                <w:noProof/>
                <w:webHidden/>
              </w:rPr>
              <w:instrText xml:space="preserve"> PAGEREF _Toc412623151 \h </w:instrText>
            </w:r>
            <w:r>
              <w:rPr>
                <w:noProof/>
                <w:webHidden/>
              </w:rPr>
            </w:r>
            <w:r>
              <w:rPr>
                <w:noProof/>
                <w:webHidden/>
              </w:rPr>
              <w:fldChar w:fldCharType="separate"/>
            </w:r>
            <w:r>
              <w:rPr>
                <w:noProof/>
                <w:webHidden/>
              </w:rPr>
              <w:t>5</w:t>
            </w:r>
            <w:r>
              <w:rPr>
                <w:noProof/>
                <w:webHidden/>
              </w:rPr>
              <w:fldChar w:fldCharType="end"/>
            </w:r>
          </w:hyperlink>
        </w:p>
        <w:p w:rsidR="00746BD1" w:rsidRDefault="00746BD1">
          <w:pPr>
            <w:pStyle w:val="TOC1"/>
            <w:tabs>
              <w:tab w:val="right" w:leader="dot" w:pos="9062"/>
            </w:tabs>
            <w:rPr>
              <w:noProof/>
            </w:rPr>
          </w:pPr>
          <w:hyperlink w:anchor="_Toc412623152" w:history="1">
            <w:r w:rsidRPr="008D46EB">
              <w:rPr>
                <w:rStyle w:val="Hyperlink"/>
                <w:noProof/>
                <w:lang w:val="en"/>
              </w:rPr>
              <w:t>Configuration</w:t>
            </w:r>
            <w:r>
              <w:rPr>
                <w:noProof/>
                <w:webHidden/>
              </w:rPr>
              <w:tab/>
            </w:r>
            <w:r>
              <w:rPr>
                <w:noProof/>
                <w:webHidden/>
              </w:rPr>
              <w:fldChar w:fldCharType="begin"/>
            </w:r>
            <w:r>
              <w:rPr>
                <w:noProof/>
                <w:webHidden/>
              </w:rPr>
              <w:instrText xml:space="preserve"> PAGEREF _Toc412623152 \h </w:instrText>
            </w:r>
            <w:r>
              <w:rPr>
                <w:noProof/>
                <w:webHidden/>
              </w:rPr>
            </w:r>
            <w:r>
              <w:rPr>
                <w:noProof/>
                <w:webHidden/>
              </w:rPr>
              <w:fldChar w:fldCharType="separate"/>
            </w:r>
            <w:r>
              <w:rPr>
                <w:noProof/>
                <w:webHidden/>
              </w:rPr>
              <w:t>5</w:t>
            </w:r>
            <w:r>
              <w:rPr>
                <w:noProof/>
                <w:webHidden/>
              </w:rPr>
              <w:fldChar w:fldCharType="end"/>
            </w:r>
          </w:hyperlink>
        </w:p>
        <w:p w:rsidR="00746BD1" w:rsidRDefault="00746BD1">
          <w:pPr>
            <w:pStyle w:val="TOC2"/>
            <w:tabs>
              <w:tab w:val="right" w:leader="dot" w:pos="9062"/>
            </w:tabs>
            <w:rPr>
              <w:noProof/>
            </w:rPr>
          </w:pPr>
          <w:hyperlink w:anchor="_Toc412623153" w:history="1">
            <w:r w:rsidRPr="008D46EB">
              <w:rPr>
                <w:rStyle w:val="Hyperlink"/>
                <w:noProof/>
                <w:lang w:val="en"/>
              </w:rPr>
              <w:t>SQLite with Entity Framework 6.1.2</w:t>
            </w:r>
            <w:r>
              <w:rPr>
                <w:noProof/>
                <w:webHidden/>
              </w:rPr>
              <w:tab/>
            </w:r>
            <w:r>
              <w:rPr>
                <w:noProof/>
                <w:webHidden/>
              </w:rPr>
              <w:fldChar w:fldCharType="begin"/>
            </w:r>
            <w:r>
              <w:rPr>
                <w:noProof/>
                <w:webHidden/>
              </w:rPr>
              <w:instrText xml:space="preserve"> PAGEREF _Toc412623153 \h </w:instrText>
            </w:r>
            <w:r>
              <w:rPr>
                <w:noProof/>
                <w:webHidden/>
              </w:rPr>
            </w:r>
            <w:r>
              <w:rPr>
                <w:noProof/>
                <w:webHidden/>
              </w:rPr>
              <w:fldChar w:fldCharType="separate"/>
            </w:r>
            <w:r>
              <w:rPr>
                <w:noProof/>
                <w:webHidden/>
              </w:rPr>
              <w:t>5</w:t>
            </w:r>
            <w:r>
              <w:rPr>
                <w:noProof/>
                <w:webHidden/>
              </w:rPr>
              <w:fldChar w:fldCharType="end"/>
            </w:r>
          </w:hyperlink>
        </w:p>
        <w:p w:rsidR="00746BD1" w:rsidRDefault="00746BD1">
          <w:pPr>
            <w:pStyle w:val="TOC3"/>
            <w:tabs>
              <w:tab w:val="right" w:leader="dot" w:pos="9062"/>
            </w:tabs>
            <w:rPr>
              <w:noProof/>
            </w:rPr>
          </w:pPr>
          <w:hyperlink w:anchor="_Toc412623154" w:history="1">
            <w:r w:rsidRPr="008D46EB">
              <w:rPr>
                <w:rStyle w:val="Hyperlink"/>
                <w:noProof/>
              </w:rPr>
              <w:t>Add the correct SQLite EF6 NuGet package to your project</w:t>
            </w:r>
            <w:r>
              <w:rPr>
                <w:noProof/>
                <w:webHidden/>
              </w:rPr>
              <w:tab/>
            </w:r>
            <w:r>
              <w:rPr>
                <w:noProof/>
                <w:webHidden/>
              </w:rPr>
              <w:fldChar w:fldCharType="begin"/>
            </w:r>
            <w:r>
              <w:rPr>
                <w:noProof/>
                <w:webHidden/>
              </w:rPr>
              <w:instrText xml:space="preserve"> PAGEREF _Toc412623154 \h </w:instrText>
            </w:r>
            <w:r>
              <w:rPr>
                <w:noProof/>
                <w:webHidden/>
              </w:rPr>
            </w:r>
            <w:r>
              <w:rPr>
                <w:noProof/>
                <w:webHidden/>
              </w:rPr>
              <w:fldChar w:fldCharType="separate"/>
            </w:r>
            <w:r>
              <w:rPr>
                <w:noProof/>
                <w:webHidden/>
              </w:rPr>
              <w:t>8</w:t>
            </w:r>
            <w:r>
              <w:rPr>
                <w:noProof/>
                <w:webHidden/>
              </w:rPr>
              <w:fldChar w:fldCharType="end"/>
            </w:r>
          </w:hyperlink>
        </w:p>
        <w:p w:rsidR="00746BD1" w:rsidRDefault="00746BD1">
          <w:pPr>
            <w:pStyle w:val="TOC2"/>
            <w:tabs>
              <w:tab w:val="right" w:leader="dot" w:pos="9062"/>
            </w:tabs>
            <w:rPr>
              <w:noProof/>
            </w:rPr>
          </w:pPr>
          <w:hyperlink w:anchor="_Toc412623155" w:history="1">
            <w:r w:rsidRPr="008D46EB">
              <w:rPr>
                <w:rStyle w:val="Hyperlink"/>
                <w:noProof/>
              </w:rPr>
              <w:t>App.Config</w:t>
            </w:r>
            <w:r>
              <w:rPr>
                <w:noProof/>
                <w:webHidden/>
              </w:rPr>
              <w:tab/>
            </w:r>
            <w:r>
              <w:rPr>
                <w:noProof/>
                <w:webHidden/>
              </w:rPr>
              <w:fldChar w:fldCharType="begin"/>
            </w:r>
            <w:r>
              <w:rPr>
                <w:noProof/>
                <w:webHidden/>
              </w:rPr>
              <w:instrText xml:space="preserve"> PAGEREF _Toc412623155 \h </w:instrText>
            </w:r>
            <w:r>
              <w:rPr>
                <w:noProof/>
                <w:webHidden/>
              </w:rPr>
            </w:r>
            <w:r>
              <w:rPr>
                <w:noProof/>
                <w:webHidden/>
              </w:rPr>
              <w:fldChar w:fldCharType="separate"/>
            </w:r>
            <w:r>
              <w:rPr>
                <w:noProof/>
                <w:webHidden/>
              </w:rPr>
              <w:t>9</w:t>
            </w:r>
            <w:r>
              <w:rPr>
                <w:noProof/>
                <w:webHidden/>
              </w:rPr>
              <w:fldChar w:fldCharType="end"/>
            </w:r>
          </w:hyperlink>
        </w:p>
        <w:p w:rsidR="00746BD1" w:rsidRDefault="00746BD1">
          <w:pPr>
            <w:pStyle w:val="TOC1"/>
            <w:tabs>
              <w:tab w:val="right" w:leader="dot" w:pos="9062"/>
            </w:tabs>
            <w:rPr>
              <w:noProof/>
            </w:rPr>
          </w:pPr>
          <w:hyperlink w:anchor="_Toc412623156" w:history="1">
            <w:r w:rsidRPr="008D46EB">
              <w:rPr>
                <w:rStyle w:val="Hyperlink"/>
                <w:noProof/>
              </w:rPr>
              <w:t>UI (User Inteface)</w:t>
            </w:r>
            <w:r>
              <w:rPr>
                <w:noProof/>
                <w:webHidden/>
              </w:rPr>
              <w:tab/>
            </w:r>
            <w:r>
              <w:rPr>
                <w:noProof/>
                <w:webHidden/>
              </w:rPr>
              <w:fldChar w:fldCharType="begin"/>
            </w:r>
            <w:r>
              <w:rPr>
                <w:noProof/>
                <w:webHidden/>
              </w:rPr>
              <w:instrText xml:space="preserve"> PAGEREF _Toc412623156 \h </w:instrText>
            </w:r>
            <w:r>
              <w:rPr>
                <w:noProof/>
                <w:webHidden/>
              </w:rPr>
            </w:r>
            <w:r>
              <w:rPr>
                <w:noProof/>
                <w:webHidden/>
              </w:rPr>
              <w:fldChar w:fldCharType="separate"/>
            </w:r>
            <w:r>
              <w:rPr>
                <w:noProof/>
                <w:webHidden/>
              </w:rPr>
              <w:t>11</w:t>
            </w:r>
            <w:r>
              <w:rPr>
                <w:noProof/>
                <w:webHidden/>
              </w:rPr>
              <w:fldChar w:fldCharType="end"/>
            </w:r>
          </w:hyperlink>
        </w:p>
        <w:p w:rsidR="00746BD1" w:rsidRDefault="00746BD1">
          <w:pPr>
            <w:pStyle w:val="TOC2"/>
            <w:tabs>
              <w:tab w:val="right" w:leader="dot" w:pos="9062"/>
            </w:tabs>
            <w:rPr>
              <w:noProof/>
            </w:rPr>
          </w:pPr>
          <w:hyperlink w:anchor="_Toc412623157" w:history="1">
            <w:r w:rsidRPr="008D46EB">
              <w:rPr>
                <w:rStyle w:val="Hyperlink"/>
                <w:rFonts w:cstheme="minorHAnsi"/>
                <w:noProof/>
              </w:rPr>
              <w:t>UI Undo Framework (Monitored Undo Framework)</w:t>
            </w:r>
            <w:r>
              <w:rPr>
                <w:noProof/>
                <w:webHidden/>
              </w:rPr>
              <w:tab/>
            </w:r>
            <w:r>
              <w:rPr>
                <w:noProof/>
                <w:webHidden/>
              </w:rPr>
              <w:fldChar w:fldCharType="begin"/>
            </w:r>
            <w:r>
              <w:rPr>
                <w:noProof/>
                <w:webHidden/>
              </w:rPr>
              <w:instrText xml:space="preserve"> PAGEREF _Toc412623157 \h </w:instrText>
            </w:r>
            <w:r>
              <w:rPr>
                <w:noProof/>
                <w:webHidden/>
              </w:rPr>
            </w:r>
            <w:r>
              <w:rPr>
                <w:noProof/>
                <w:webHidden/>
              </w:rPr>
              <w:fldChar w:fldCharType="separate"/>
            </w:r>
            <w:r>
              <w:rPr>
                <w:noProof/>
                <w:webHidden/>
              </w:rPr>
              <w:t>15</w:t>
            </w:r>
            <w:r>
              <w:rPr>
                <w:noProof/>
                <w:webHidden/>
              </w:rPr>
              <w:fldChar w:fldCharType="end"/>
            </w:r>
          </w:hyperlink>
        </w:p>
        <w:p w:rsidR="00746BD1" w:rsidRDefault="00746BD1">
          <w:pPr>
            <w:pStyle w:val="TOC3"/>
            <w:tabs>
              <w:tab w:val="right" w:leader="dot" w:pos="9062"/>
            </w:tabs>
            <w:rPr>
              <w:noProof/>
            </w:rPr>
          </w:pPr>
          <w:hyperlink w:anchor="_Toc412623158" w:history="1">
            <w:r w:rsidRPr="008D46EB">
              <w:rPr>
                <w:rStyle w:val="Hyperlink"/>
                <w:iCs/>
                <w:noProof/>
              </w:rPr>
              <w:t>Summary</w:t>
            </w:r>
            <w:r>
              <w:rPr>
                <w:noProof/>
                <w:webHidden/>
              </w:rPr>
              <w:tab/>
            </w:r>
            <w:r>
              <w:rPr>
                <w:noProof/>
                <w:webHidden/>
              </w:rPr>
              <w:fldChar w:fldCharType="begin"/>
            </w:r>
            <w:r>
              <w:rPr>
                <w:noProof/>
                <w:webHidden/>
              </w:rPr>
              <w:instrText xml:space="preserve"> PAGEREF _Toc412623158 \h </w:instrText>
            </w:r>
            <w:r>
              <w:rPr>
                <w:noProof/>
                <w:webHidden/>
              </w:rPr>
            </w:r>
            <w:r>
              <w:rPr>
                <w:noProof/>
                <w:webHidden/>
              </w:rPr>
              <w:fldChar w:fldCharType="separate"/>
            </w:r>
            <w:r>
              <w:rPr>
                <w:noProof/>
                <w:webHidden/>
              </w:rPr>
              <w:t>15</w:t>
            </w:r>
            <w:r>
              <w:rPr>
                <w:noProof/>
                <w:webHidden/>
              </w:rPr>
              <w:fldChar w:fldCharType="end"/>
            </w:r>
          </w:hyperlink>
        </w:p>
        <w:p w:rsidR="00746BD1" w:rsidRDefault="00746BD1">
          <w:pPr>
            <w:pStyle w:val="TOC3"/>
            <w:tabs>
              <w:tab w:val="right" w:leader="dot" w:pos="9062"/>
            </w:tabs>
            <w:rPr>
              <w:noProof/>
            </w:rPr>
          </w:pPr>
          <w:hyperlink w:anchor="_Toc412623159" w:history="1">
            <w:r w:rsidRPr="008D46EB">
              <w:rPr>
                <w:rStyle w:val="Hyperlink"/>
                <w:noProof/>
              </w:rPr>
              <w:t>Design Goals</w:t>
            </w:r>
            <w:r>
              <w:rPr>
                <w:noProof/>
                <w:webHidden/>
              </w:rPr>
              <w:tab/>
            </w:r>
            <w:r>
              <w:rPr>
                <w:noProof/>
                <w:webHidden/>
              </w:rPr>
              <w:fldChar w:fldCharType="begin"/>
            </w:r>
            <w:r>
              <w:rPr>
                <w:noProof/>
                <w:webHidden/>
              </w:rPr>
              <w:instrText xml:space="preserve"> PAGEREF _Toc412623159 \h </w:instrText>
            </w:r>
            <w:r>
              <w:rPr>
                <w:noProof/>
                <w:webHidden/>
              </w:rPr>
            </w:r>
            <w:r>
              <w:rPr>
                <w:noProof/>
                <w:webHidden/>
              </w:rPr>
              <w:fldChar w:fldCharType="separate"/>
            </w:r>
            <w:r>
              <w:rPr>
                <w:noProof/>
                <w:webHidden/>
              </w:rPr>
              <w:t>15</w:t>
            </w:r>
            <w:r>
              <w:rPr>
                <w:noProof/>
                <w:webHidden/>
              </w:rPr>
              <w:fldChar w:fldCharType="end"/>
            </w:r>
          </w:hyperlink>
        </w:p>
        <w:p w:rsidR="00746BD1" w:rsidRDefault="00746BD1">
          <w:pPr>
            <w:pStyle w:val="TOC3"/>
            <w:tabs>
              <w:tab w:val="right" w:leader="dot" w:pos="9062"/>
            </w:tabs>
            <w:rPr>
              <w:noProof/>
            </w:rPr>
          </w:pPr>
          <w:hyperlink w:anchor="_Toc412623160" w:history="1">
            <w:r w:rsidRPr="008D46EB">
              <w:rPr>
                <w:rStyle w:val="Hyperlink"/>
                <w:noProof/>
              </w:rPr>
              <w:t>Change Monitoring vs. Command Model</w:t>
            </w:r>
            <w:r>
              <w:rPr>
                <w:noProof/>
                <w:webHidden/>
              </w:rPr>
              <w:tab/>
            </w:r>
            <w:r>
              <w:rPr>
                <w:noProof/>
                <w:webHidden/>
              </w:rPr>
              <w:fldChar w:fldCharType="begin"/>
            </w:r>
            <w:r>
              <w:rPr>
                <w:noProof/>
                <w:webHidden/>
              </w:rPr>
              <w:instrText xml:space="preserve"> PAGEREF _Toc412623160 \h </w:instrText>
            </w:r>
            <w:r>
              <w:rPr>
                <w:noProof/>
                <w:webHidden/>
              </w:rPr>
            </w:r>
            <w:r>
              <w:rPr>
                <w:noProof/>
                <w:webHidden/>
              </w:rPr>
              <w:fldChar w:fldCharType="separate"/>
            </w:r>
            <w:r>
              <w:rPr>
                <w:noProof/>
                <w:webHidden/>
              </w:rPr>
              <w:t>15</w:t>
            </w:r>
            <w:r>
              <w:rPr>
                <w:noProof/>
                <w:webHidden/>
              </w:rPr>
              <w:fldChar w:fldCharType="end"/>
            </w:r>
          </w:hyperlink>
        </w:p>
        <w:p w:rsidR="00746BD1" w:rsidRDefault="00746BD1">
          <w:pPr>
            <w:pStyle w:val="TOC3"/>
            <w:tabs>
              <w:tab w:val="right" w:leader="dot" w:pos="9062"/>
            </w:tabs>
            <w:rPr>
              <w:noProof/>
            </w:rPr>
          </w:pPr>
          <w:hyperlink w:anchor="_Toc412623161" w:history="1">
            <w:r w:rsidRPr="008D46EB">
              <w:rPr>
                <w:rStyle w:val="Hyperlink"/>
                <w:iCs/>
                <w:noProof/>
              </w:rPr>
              <w:t>Classes</w:t>
            </w:r>
            <w:r>
              <w:rPr>
                <w:noProof/>
                <w:webHidden/>
              </w:rPr>
              <w:tab/>
            </w:r>
            <w:r>
              <w:rPr>
                <w:noProof/>
                <w:webHidden/>
              </w:rPr>
              <w:fldChar w:fldCharType="begin"/>
            </w:r>
            <w:r>
              <w:rPr>
                <w:noProof/>
                <w:webHidden/>
              </w:rPr>
              <w:instrText xml:space="preserve"> PAGEREF _Toc412623161 \h </w:instrText>
            </w:r>
            <w:r>
              <w:rPr>
                <w:noProof/>
                <w:webHidden/>
              </w:rPr>
            </w:r>
            <w:r>
              <w:rPr>
                <w:noProof/>
                <w:webHidden/>
              </w:rPr>
              <w:fldChar w:fldCharType="separate"/>
            </w:r>
            <w:r>
              <w:rPr>
                <w:noProof/>
                <w:webHidden/>
              </w:rPr>
              <w:t>16</w:t>
            </w:r>
            <w:r>
              <w:rPr>
                <w:noProof/>
                <w:webHidden/>
              </w:rPr>
              <w:fldChar w:fldCharType="end"/>
            </w:r>
          </w:hyperlink>
        </w:p>
        <w:p w:rsidR="00746BD1" w:rsidRDefault="00746BD1">
          <w:pPr>
            <w:pStyle w:val="TOC3"/>
            <w:tabs>
              <w:tab w:val="right" w:leader="dot" w:pos="9062"/>
            </w:tabs>
            <w:rPr>
              <w:noProof/>
            </w:rPr>
          </w:pPr>
          <w:hyperlink w:anchor="_Toc412623162" w:history="1">
            <w:r w:rsidRPr="008D46EB">
              <w:rPr>
                <w:rStyle w:val="Hyperlink"/>
                <w:iCs/>
                <w:noProof/>
              </w:rPr>
              <w:t>Interfaces</w:t>
            </w:r>
            <w:r>
              <w:rPr>
                <w:noProof/>
                <w:webHidden/>
              </w:rPr>
              <w:tab/>
            </w:r>
            <w:r>
              <w:rPr>
                <w:noProof/>
                <w:webHidden/>
              </w:rPr>
              <w:fldChar w:fldCharType="begin"/>
            </w:r>
            <w:r>
              <w:rPr>
                <w:noProof/>
                <w:webHidden/>
              </w:rPr>
              <w:instrText xml:space="preserve"> PAGEREF _Toc412623162 \h </w:instrText>
            </w:r>
            <w:r>
              <w:rPr>
                <w:noProof/>
                <w:webHidden/>
              </w:rPr>
            </w:r>
            <w:r>
              <w:rPr>
                <w:noProof/>
                <w:webHidden/>
              </w:rPr>
              <w:fldChar w:fldCharType="separate"/>
            </w:r>
            <w:r>
              <w:rPr>
                <w:noProof/>
                <w:webHidden/>
              </w:rPr>
              <w:t>17</w:t>
            </w:r>
            <w:r>
              <w:rPr>
                <w:noProof/>
                <w:webHidden/>
              </w:rPr>
              <w:fldChar w:fldCharType="end"/>
            </w:r>
          </w:hyperlink>
        </w:p>
        <w:p w:rsidR="00746BD1" w:rsidRDefault="00746BD1">
          <w:pPr>
            <w:pStyle w:val="TOC3"/>
            <w:tabs>
              <w:tab w:val="right" w:leader="dot" w:pos="9062"/>
            </w:tabs>
            <w:rPr>
              <w:noProof/>
            </w:rPr>
          </w:pPr>
          <w:hyperlink w:anchor="_Toc412623163" w:history="1">
            <w:r w:rsidRPr="008D46EB">
              <w:rPr>
                <w:rStyle w:val="Hyperlink"/>
                <w:iCs/>
                <w:noProof/>
              </w:rPr>
              <w:t>Class Diagram</w:t>
            </w:r>
            <w:r>
              <w:rPr>
                <w:noProof/>
                <w:webHidden/>
              </w:rPr>
              <w:tab/>
            </w:r>
            <w:r>
              <w:rPr>
                <w:noProof/>
                <w:webHidden/>
              </w:rPr>
              <w:fldChar w:fldCharType="begin"/>
            </w:r>
            <w:r>
              <w:rPr>
                <w:noProof/>
                <w:webHidden/>
              </w:rPr>
              <w:instrText xml:space="preserve"> PAGEREF _Toc412623163 \h </w:instrText>
            </w:r>
            <w:r>
              <w:rPr>
                <w:noProof/>
                <w:webHidden/>
              </w:rPr>
            </w:r>
            <w:r>
              <w:rPr>
                <w:noProof/>
                <w:webHidden/>
              </w:rPr>
              <w:fldChar w:fldCharType="separate"/>
            </w:r>
            <w:r>
              <w:rPr>
                <w:noProof/>
                <w:webHidden/>
              </w:rPr>
              <w:t>19</w:t>
            </w:r>
            <w:r>
              <w:rPr>
                <w:noProof/>
                <w:webHidden/>
              </w:rPr>
              <w:fldChar w:fldCharType="end"/>
            </w:r>
          </w:hyperlink>
        </w:p>
        <w:p w:rsidR="00746BD1" w:rsidRDefault="00746BD1">
          <w:pPr>
            <w:pStyle w:val="TOC3"/>
            <w:tabs>
              <w:tab w:val="right" w:leader="dot" w:pos="9062"/>
            </w:tabs>
            <w:rPr>
              <w:noProof/>
            </w:rPr>
          </w:pPr>
          <w:hyperlink w:anchor="_Toc412623164" w:history="1">
            <w:r w:rsidRPr="008D46EB">
              <w:rPr>
                <w:rStyle w:val="Hyperlink"/>
                <w:rFonts w:cstheme="minorHAnsi"/>
                <w:noProof/>
              </w:rPr>
              <w:t>Example</w:t>
            </w:r>
            <w:r>
              <w:rPr>
                <w:noProof/>
                <w:webHidden/>
              </w:rPr>
              <w:tab/>
            </w:r>
            <w:r>
              <w:rPr>
                <w:noProof/>
                <w:webHidden/>
              </w:rPr>
              <w:fldChar w:fldCharType="begin"/>
            </w:r>
            <w:r>
              <w:rPr>
                <w:noProof/>
                <w:webHidden/>
              </w:rPr>
              <w:instrText xml:space="preserve"> PAGEREF _Toc412623164 \h </w:instrText>
            </w:r>
            <w:r>
              <w:rPr>
                <w:noProof/>
                <w:webHidden/>
              </w:rPr>
            </w:r>
            <w:r>
              <w:rPr>
                <w:noProof/>
                <w:webHidden/>
              </w:rPr>
              <w:fldChar w:fldCharType="separate"/>
            </w:r>
            <w:r>
              <w:rPr>
                <w:noProof/>
                <w:webHidden/>
              </w:rPr>
              <w:t>19</w:t>
            </w:r>
            <w:r>
              <w:rPr>
                <w:noProof/>
                <w:webHidden/>
              </w:rPr>
              <w:fldChar w:fldCharType="end"/>
            </w:r>
          </w:hyperlink>
        </w:p>
        <w:p w:rsidR="00746BD1" w:rsidRDefault="00746BD1">
          <w:pPr>
            <w:pStyle w:val="TOC2"/>
            <w:tabs>
              <w:tab w:val="right" w:leader="dot" w:pos="9062"/>
            </w:tabs>
            <w:rPr>
              <w:noProof/>
            </w:rPr>
          </w:pPr>
          <w:hyperlink w:anchor="_Toc412623165" w:history="1">
            <w:r w:rsidRPr="008D46EB">
              <w:rPr>
                <w:rStyle w:val="Hyperlink"/>
                <w:noProof/>
              </w:rPr>
              <w:t>HomeM</w:t>
            </w:r>
            <w:r w:rsidRPr="008D46EB">
              <w:rPr>
                <w:rStyle w:val="Hyperlink"/>
                <w:noProof/>
              </w:rPr>
              <w:t>e</w:t>
            </w:r>
            <w:r w:rsidRPr="008D46EB">
              <w:rPr>
                <w:rStyle w:val="Hyperlink"/>
                <w:noProof/>
              </w:rPr>
              <w:t>nu</w:t>
            </w:r>
            <w:r>
              <w:rPr>
                <w:noProof/>
                <w:webHidden/>
              </w:rPr>
              <w:tab/>
            </w:r>
            <w:r>
              <w:rPr>
                <w:noProof/>
                <w:webHidden/>
              </w:rPr>
              <w:fldChar w:fldCharType="begin"/>
            </w:r>
            <w:r>
              <w:rPr>
                <w:noProof/>
                <w:webHidden/>
              </w:rPr>
              <w:instrText xml:space="preserve"> PAGEREF _Toc412623165 \h </w:instrText>
            </w:r>
            <w:r>
              <w:rPr>
                <w:noProof/>
                <w:webHidden/>
              </w:rPr>
            </w:r>
            <w:r>
              <w:rPr>
                <w:noProof/>
                <w:webHidden/>
              </w:rPr>
              <w:fldChar w:fldCharType="separate"/>
            </w:r>
            <w:r>
              <w:rPr>
                <w:noProof/>
                <w:webHidden/>
              </w:rPr>
              <w:t>20</w:t>
            </w:r>
            <w:r>
              <w:rPr>
                <w:noProof/>
                <w:webHidden/>
              </w:rPr>
              <w:fldChar w:fldCharType="end"/>
            </w:r>
          </w:hyperlink>
        </w:p>
        <w:p w:rsidR="00746BD1" w:rsidRDefault="00746BD1">
          <w:pPr>
            <w:pStyle w:val="TOC3"/>
            <w:tabs>
              <w:tab w:val="right" w:leader="dot" w:pos="9062"/>
            </w:tabs>
            <w:rPr>
              <w:noProof/>
            </w:rPr>
          </w:pPr>
          <w:hyperlink w:anchor="_Toc412623166" w:history="1">
            <w:r w:rsidRPr="008D46EB">
              <w:rPr>
                <w:rStyle w:val="Hyperlink"/>
                <w:noProof/>
              </w:rPr>
              <w:t>Overview</w:t>
            </w:r>
            <w:r>
              <w:rPr>
                <w:noProof/>
                <w:webHidden/>
              </w:rPr>
              <w:tab/>
            </w:r>
            <w:r>
              <w:rPr>
                <w:noProof/>
                <w:webHidden/>
              </w:rPr>
              <w:fldChar w:fldCharType="begin"/>
            </w:r>
            <w:r>
              <w:rPr>
                <w:noProof/>
                <w:webHidden/>
              </w:rPr>
              <w:instrText xml:space="preserve"> PAGEREF _Toc412623166 \h </w:instrText>
            </w:r>
            <w:r>
              <w:rPr>
                <w:noProof/>
                <w:webHidden/>
              </w:rPr>
            </w:r>
            <w:r>
              <w:rPr>
                <w:noProof/>
                <w:webHidden/>
              </w:rPr>
              <w:fldChar w:fldCharType="separate"/>
            </w:r>
            <w:r>
              <w:rPr>
                <w:noProof/>
                <w:webHidden/>
              </w:rPr>
              <w:t>20</w:t>
            </w:r>
            <w:r>
              <w:rPr>
                <w:noProof/>
                <w:webHidden/>
              </w:rPr>
              <w:fldChar w:fldCharType="end"/>
            </w:r>
          </w:hyperlink>
        </w:p>
        <w:p w:rsidR="00746BD1" w:rsidRDefault="00746BD1">
          <w:pPr>
            <w:pStyle w:val="TOC1"/>
            <w:tabs>
              <w:tab w:val="right" w:leader="dot" w:pos="9062"/>
            </w:tabs>
            <w:rPr>
              <w:noProof/>
            </w:rPr>
          </w:pPr>
          <w:hyperlink w:anchor="_Toc412623167" w:history="1">
            <w:r w:rsidRPr="008D46EB">
              <w:rPr>
                <w:rStyle w:val="Hyperlink"/>
                <w:noProof/>
              </w:rPr>
              <w:t>Logging</w:t>
            </w:r>
            <w:r>
              <w:rPr>
                <w:noProof/>
                <w:webHidden/>
              </w:rPr>
              <w:tab/>
            </w:r>
            <w:r>
              <w:rPr>
                <w:noProof/>
                <w:webHidden/>
              </w:rPr>
              <w:fldChar w:fldCharType="begin"/>
            </w:r>
            <w:r>
              <w:rPr>
                <w:noProof/>
                <w:webHidden/>
              </w:rPr>
              <w:instrText xml:space="preserve"> PAGEREF _Toc412623167 \h </w:instrText>
            </w:r>
            <w:r>
              <w:rPr>
                <w:noProof/>
                <w:webHidden/>
              </w:rPr>
            </w:r>
            <w:r>
              <w:rPr>
                <w:noProof/>
                <w:webHidden/>
              </w:rPr>
              <w:fldChar w:fldCharType="separate"/>
            </w:r>
            <w:r>
              <w:rPr>
                <w:noProof/>
                <w:webHidden/>
              </w:rPr>
              <w:t>23</w:t>
            </w:r>
            <w:r>
              <w:rPr>
                <w:noProof/>
                <w:webHidden/>
              </w:rPr>
              <w:fldChar w:fldCharType="end"/>
            </w:r>
          </w:hyperlink>
        </w:p>
        <w:p w:rsidR="00746BD1" w:rsidRDefault="00746BD1">
          <w:pPr>
            <w:pStyle w:val="TOC2"/>
            <w:tabs>
              <w:tab w:val="right" w:leader="dot" w:pos="9062"/>
            </w:tabs>
            <w:rPr>
              <w:noProof/>
            </w:rPr>
          </w:pPr>
          <w:hyperlink w:anchor="_Toc412623168" w:history="1">
            <w:r w:rsidRPr="008D46EB">
              <w:rPr>
                <w:rStyle w:val="Hyperlink"/>
                <w:noProof/>
              </w:rPr>
              <w:t>Overview</w:t>
            </w:r>
            <w:r>
              <w:rPr>
                <w:noProof/>
                <w:webHidden/>
              </w:rPr>
              <w:tab/>
            </w:r>
            <w:r>
              <w:rPr>
                <w:noProof/>
                <w:webHidden/>
              </w:rPr>
              <w:fldChar w:fldCharType="begin"/>
            </w:r>
            <w:r>
              <w:rPr>
                <w:noProof/>
                <w:webHidden/>
              </w:rPr>
              <w:instrText xml:space="preserve"> PAGEREF _Toc412623168 \h </w:instrText>
            </w:r>
            <w:r>
              <w:rPr>
                <w:noProof/>
                <w:webHidden/>
              </w:rPr>
            </w:r>
            <w:r>
              <w:rPr>
                <w:noProof/>
                <w:webHidden/>
              </w:rPr>
              <w:fldChar w:fldCharType="separate"/>
            </w:r>
            <w:r>
              <w:rPr>
                <w:noProof/>
                <w:webHidden/>
              </w:rPr>
              <w:t>23</w:t>
            </w:r>
            <w:r>
              <w:rPr>
                <w:noProof/>
                <w:webHidden/>
              </w:rPr>
              <w:fldChar w:fldCharType="end"/>
            </w:r>
          </w:hyperlink>
        </w:p>
        <w:p w:rsidR="00746BD1" w:rsidRDefault="00746BD1">
          <w:pPr>
            <w:pStyle w:val="TOC1"/>
            <w:tabs>
              <w:tab w:val="right" w:leader="dot" w:pos="9062"/>
            </w:tabs>
            <w:rPr>
              <w:noProof/>
            </w:rPr>
          </w:pPr>
          <w:hyperlink w:anchor="_Toc412623169" w:history="1">
            <w:r w:rsidRPr="008D46EB">
              <w:rPr>
                <w:rStyle w:val="Hyperlink"/>
                <w:noProof/>
              </w:rPr>
              <w:t>Project dependencies</w:t>
            </w:r>
            <w:r>
              <w:rPr>
                <w:noProof/>
                <w:webHidden/>
              </w:rPr>
              <w:tab/>
            </w:r>
            <w:r>
              <w:rPr>
                <w:noProof/>
                <w:webHidden/>
              </w:rPr>
              <w:fldChar w:fldCharType="begin"/>
            </w:r>
            <w:r>
              <w:rPr>
                <w:noProof/>
                <w:webHidden/>
              </w:rPr>
              <w:instrText xml:space="preserve"> PAGEREF _Toc412623169 \h </w:instrText>
            </w:r>
            <w:r>
              <w:rPr>
                <w:noProof/>
                <w:webHidden/>
              </w:rPr>
            </w:r>
            <w:r>
              <w:rPr>
                <w:noProof/>
                <w:webHidden/>
              </w:rPr>
              <w:fldChar w:fldCharType="separate"/>
            </w:r>
            <w:r>
              <w:rPr>
                <w:noProof/>
                <w:webHidden/>
              </w:rPr>
              <w:t>24</w:t>
            </w:r>
            <w:r>
              <w:rPr>
                <w:noProof/>
                <w:webHidden/>
              </w:rPr>
              <w:fldChar w:fldCharType="end"/>
            </w:r>
          </w:hyperlink>
        </w:p>
        <w:p w:rsidR="00746BD1" w:rsidRDefault="00746BD1">
          <w:pPr>
            <w:pStyle w:val="TOC2"/>
            <w:tabs>
              <w:tab w:val="right" w:leader="dot" w:pos="9062"/>
            </w:tabs>
            <w:rPr>
              <w:noProof/>
            </w:rPr>
          </w:pPr>
          <w:hyperlink w:anchor="_Toc412623170" w:history="1">
            <w:r w:rsidRPr="008D46EB">
              <w:rPr>
                <w:rStyle w:val="Hyperlink"/>
                <w:noProof/>
              </w:rPr>
              <w:t>DB Access Type Dependencies</w:t>
            </w:r>
            <w:r>
              <w:rPr>
                <w:noProof/>
                <w:webHidden/>
              </w:rPr>
              <w:tab/>
            </w:r>
            <w:r>
              <w:rPr>
                <w:noProof/>
                <w:webHidden/>
              </w:rPr>
              <w:fldChar w:fldCharType="begin"/>
            </w:r>
            <w:r>
              <w:rPr>
                <w:noProof/>
                <w:webHidden/>
              </w:rPr>
              <w:instrText xml:space="preserve"> PAGEREF _Toc412623170 \h </w:instrText>
            </w:r>
            <w:r>
              <w:rPr>
                <w:noProof/>
                <w:webHidden/>
              </w:rPr>
            </w:r>
            <w:r>
              <w:rPr>
                <w:noProof/>
                <w:webHidden/>
              </w:rPr>
              <w:fldChar w:fldCharType="separate"/>
            </w:r>
            <w:r>
              <w:rPr>
                <w:noProof/>
                <w:webHidden/>
              </w:rPr>
              <w:t>24</w:t>
            </w:r>
            <w:r>
              <w:rPr>
                <w:noProof/>
                <w:webHidden/>
              </w:rPr>
              <w:fldChar w:fldCharType="end"/>
            </w:r>
          </w:hyperlink>
        </w:p>
        <w:p w:rsidR="00746BD1" w:rsidRDefault="00746BD1">
          <w:pPr>
            <w:pStyle w:val="TOC2"/>
            <w:tabs>
              <w:tab w:val="right" w:leader="dot" w:pos="9062"/>
            </w:tabs>
            <w:rPr>
              <w:noProof/>
            </w:rPr>
          </w:pPr>
          <w:hyperlink w:anchor="_Toc412623171" w:history="1">
            <w:r w:rsidRPr="008D46EB">
              <w:rPr>
                <w:rStyle w:val="Hyperlink"/>
                <w:noProof/>
              </w:rPr>
              <w:t>UI Types Dependencies</w:t>
            </w:r>
            <w:r>
              <w:rPr>
                <w:noProof/>
                <w:webHidden/>
              </w:rPr>
              <w:tab/>
            </w:r>
            <w:r>
              <w:rPr>
                <w:noProof/>
                <w:webHidden/>
              </w:rPr>
              <w:fldChar w:fldCharType="begin"/>
            </w:r>
            <w:r>
              <w:rPr>
                <w:noProof/>
                <w:webHidden/>
              </w:rPr>
              <w:instrText xml:space="preserve"> PAGEREF _Toc412623171 \h </w:instrText>
            </w:r>
            <w:r>
              <w:rPr>
                <w:noProof/>
                <w:webHidden/>
              </w:rPr>
            </w:r>
            <w:r>
              <w:rPr>
                <w:noProof/>
                <w:webHidden/>
              </w:rPr>
              <w:fldChar w:fldCharType="separate"/>
            </w:r>
            <w:r>
              <w:rPr>
                <w:noProof/>
                <w:webHidden/>
              </w:rPr>
              <w:t>25</w:t>
            </w:r>
            <w:r>
              <w:rPr>
                <w:noProof/>
                <w:webHidden/>
              </w:rPr>
              <w:fldChar w:fldCharType="end"/>
            </w:r>
          </w:hyperlink>
        </w:p>
        <w:p w:rsidR="00746BD1" w:rsidRDefault="00746BD1">
          <w:pPr>
            <w:pStyle w:val="TOC2"/>
            <w:tabs>
              <w:tab w:val="right" w:leader="dot" w:pos="9062"/>
            </w:tabs>
            <w:rPr>
              <w:noProof/>
            </w:rPr>
          </w:pPr>
          <w:hyperlink w:anchor="_Toc412623172" w:history="1">
            <w:r w:rsidRPr="008D46EB">
              <w:rPr>
                <w:rStyle w:val="Hyperlink"/>
                <w:noProof/>
              </w:rPr>
              <w:t>ViewModels Type Dependencies (Home Menu)</w:t>
            </w:r>
            <w:r>
              <w:rPr>
                <w:noProof/>
                <w:webHidden/>
              </w:rPr>
              <w:tab/>
            </w:r>
            <w:r>
              <w:rPr>
                <w:noProof/>
                <w:webHidden/>
              </w:rPr>
              <w:fldChar w:fldCharType="begin"/>
            </w:r>
            <w:r>
              <w:rPr>
                <w:noProof/>
                <w:webHidden/>
              </w:rPr>
              <w:instrText xml:space="preserve"> PAGEREF _Toc412623172 \h </w:instrText>
            </w:r>
            <w:r>
              <w:rPr>
                <w:noProof/>
                <w:webHidden/>
              </w:rPr>
            </w:r>
            <w:r>
              <w:rPr>
                <w:noProof/>
                <w:webHidden/>
              </w:rPr>
              <w:fldChar w:fldCharType="separate"/>
            </w:r>
            <w:r>
              <w:rPr>
                <w:noProof/>
                <w:webHidden/>
              </w:rPr>
              <w:t>25</w:t>
            </w:r>
            <w:r>
              <w:rPr>
                <w:noProof/>
                <w:webHidden/>
              </w:rPr>
              <w:fldChar w:fldCharType="end"/>
            </w:r>
          </w:hyperlink>
        </w:p>
        <w:p w:rsidR="00746BD1" w:rsidRDefault="00746BD1">
          <w:pPr>
            <w:pStyle w:val="TOC1"/>
            <w:tabs>
              <w:tab w:val="right" w:leader="dot" w:pos="9062"/>
            </w:tabs>
            <w:rPr>
              <w:noProof/>
            </w:rPr>
          </w:pPr>
          <w:hyperlink w:anchor="_Toc412623173" w:history="1">
            <w:r w:rsidRPr="008D46EB">
              <w:rPr>
                <w:rStyle w:val="Hyperlink"/>
                <w:noProof/>
              </w:rPr>
              <w:t>Entity Designer Diagram</w:t>
            </w:r>
            <w:r>
              <w:rPr>
                <w:noProof/>
                <w:webHidden/>
              </w:rPr>
              <w:tab/>
            </w:r>
            <w:r>
              <w:rPr>
                <w:noProof/>
                <w:webHidden/>
              </w:rPr>
              <w:fldChar w:fldCharType="begin"/>
            </w:r>
            <w:r>
              <w:rPr>
                <w:noProof/>
                <w:webHidden/>
              </w:rPr>
              <w:instrText xml:space="preserve"> PAGEREF _Toc412623173 \h </w:instrText>
            </w:r>
            <w:r>
              <w:rPr>
                <w:noProof/>
                <w:webHidden/>
              </w:rPr>
            </w:r>
            <w:r>
              <w:rPr>
                <w:noProof/>
                <w:webHidden/>
              </w:rPr>
              <w:fldChar w:fldCharType="separate"/>
            </w:r>
            <w:r>
              <w:rPr>
                <w:noProof/>
                <w:webHidden/>
              </w:rPr>
              <w:t>26</w:t>
            </w:r>
            <w:r>
              <w:rPr>
                <w:noProof/>
                <w:webHidden/>
              </w:rPr>
              <w:fldChar w:fldCharType="end"/>
            </w:r>
          </w:hyperlink>
        </w:p>
        <w:p w:rsidR="00746BD1" w:rsidRDefault="00746BD1">
          <w:pPr>
            <w:pStyle w:val="TOC1"/>
            <w:tabs>
              <w:tab w:val="right" w:leader="dot" w:pos="9062"/>
            </w:tabs>
            <w:rPr>
              <w:noProof/>
            </w:rPr>
          </w:pPr>
          <w:hyperlink w:anchor="_Toc412623174" w:history="1">
            <w:r w:rsidRPr="008D46EB">
              <w:rPr>
                <w:rStyle w:val="Hyperlink"/>
                <w:noProof/>
              </w:rPr>
              <w:t>Guard concept</w:t>
            </w:r>
            <w:r>
              <w:rPr>
                <w:noProof/>
                <w:webHidden/>
              </w:rPr>
              <w:tab/>
            </w:r>
            <w:r>
              <w:rPr>
                <w:noProof/>
                <w:webHidden/>
              </w:rPr>
              <w:fldChar w:fldCharType="begin"/>
            </w:r>
            <w:r>
              <w:rPr>
                <w:noProof/>
                <w:webHidden/>
              </w:rPr>
              <w:instrText xml:space="preserve"> PAGEREF _Toc412623174 \h </w:instrText>
            </w:r>
            <w:r>
              <w:rPr>
                <w:noProof/>
                <w:webHidden/>
              </w:rPr>
            </w:r>
            <w:r>
              <w:rPr>
                <w:noProof/>
                <w:webHidden/>
              </w:rPr>
              <w:fldChar w:fldCharType="separate"/>
            </w:r>
            <w:r>
              <w:rPr>
                <w:noProof/>
                <w:webHidden/>
              </w:rPr>
              <w:t>28</w:t>
            </w:r>
            <w:r>
              <w:rPr>
                <w:noProof/>
                <w:webHidden/>
              </w:rPr>
              <w:fldChar w:fldCharType="end"/>
            </w:r>
          </w:hyperlink>
        </w:p>
        <w:p w:rsidR="00746BD1" w:rsidRDefault="00746BD1">
          <w:pPr>
            <w:pStyle w:val="TOC1"/>
            <w:tabs>
              <w:tab w:val="right" w:leader="dot" w:pos="9062"/>
            </w:tabs>
            <w:rPr>
              <w:noProof/>
            </w:rPr>
          </w:pPr>
          <w:hyperlink w:anchor="_Toc412623175" w:history="1">
            <w:r w:rsidRPr="008D46EB">
              <w:rPr>
                <w:rStyle w:val="Hyperlink"/>
                <w:noProof/>
              </w:rPr>
              <w:t>References</w:t>
            </w:r>
            <w:r>
              <w:rPr>
                <w:noProof/>
                <w:webHidden/>
              </w:rPr>
              <w:tab/>
            </w:r>
            <w:r>
              <w:rPr>
                <w:noProof/>
                <w:webHidden/>
              </w:rPr>
              <w:fldChar w:fldCharType="begin"/>
            </w:r>
            <w:r>
              <w:rPr>
                <w:noProof/>
                <w:webHidden/>
              </w:rPr>
              <w:instrText xml:space="preserve"> PAGEREF _Toc412623175 \h </w:instrText>
            </w:r>
            <w:r>
              <w:rPr>
                <w:noProof/>
                <w:webHidden/>
              </w:rPr>
            </w:r>
            <w:r>
              <w:rPr>
                <w:noProof/>
                <w:webHidden/>
              </w:rPr>
              <w:fldChar w:fldCharType="separate"/>
            </w:r>
            <w:r>
              <w:rPr>
                <w:noProof/>
                <w:webHidden/>
              </w:rPr>
              <w:t>28</w:t>
            </w:r>
            <w:r>
              <w:rPr>
                <w:noProof/>
                <w:webHidden/>
              </w:rPr>
              <w:fldChar w:fldCharType="end"/>
            </w:r>
          </w:hyperlink>
        </w:p>
        <w:p w:rsidR="00746BD1" w:rsidRDefault="00746BD1">
          <w:r>
            <w:rPr>
              <w:b/>
              <w:bCs/>
              <w:noProof/>
            </w:rPr>
            <w:fldChar w:fldCharType="end"/>
          </w:r>
        </w:p>
      </w:sdtContent>
    </w:sdt>
    <w:p w:rsidR="00786E51" w:rsidRDefault="00786E51" w:rsidP="00021099">
      <w:pPr>
        <w:pStyle w:val="Heading1"/>
        <w:rPr>
          <w:ins w:id="1" w:author="Anas Skiti" w:date="2015-02-24T18:23:00Z"/>
          <w:rFonts w:asciiTheme="minorHAnsi" w:hAnsiTheme="minorHAnsi"/>
          <w:lang w:val="en"/>
        </w:rPr>
      </w:pPr>
    </w:p>
    <w:p w:rsidR="00786E51" w:rsidRDefault="00786E51" w:rsidP="00021099">
      <w:pPr>
        <w:pStyle w:val="Heading1"/>
        <w:rPr>
          <w:ins w:id="2" w:author="Anas Skiti" w:date="2015-02-24T18:23:00Z"/>
          <w:rFonts w:asciiTheme="minorHAnsi" w:hAnsiTheme="minorHAnsi"/>
          <w:lang w:val="en"/>
        </w:rPr>
      </w:pPr>
    </w:p>
    <w:p w:rsidR="00786E51" w:rsidRDefault="00786E51" w:rsidP="00021099">
      <w:pPr>
        <w:pStyle w:val="Heading1"/>
        <w:rPr>
          <w:ins w:id="3" w:author="Anas Skiti" w:date="2015-02-24T18:23:00Z"/>
          <w:rFonts w:asciiTheme="minorHAnsi" w:hAnsiTheme="minorHAnsi"/>
          <w:lang w:val="en"/>
        </w:rPr>
      </w:pPr>
    </w:p>
    <w:p w:rsidR="00786E51" w:rsidRDefault="00786E51" w:rsidP="00021099">
      <w:pPr>
        <w:pStyle w:val="Heading1"/>
        <w:rPr>
          <w:ins w:id="4" w:author="Anas Skiti" w:date="2015-02-24T18:23:00Z"/>
          <w:rFonts w:asciiTheme="minorHAnsi" w:hAnsiTheme="minorHAnsi"/>
          <w:lang w:val="en"/>
        </w:rPr>
      </w:pPr>
    </w:p>
    <w:p w:rsidR="00786E51" w:rsidRDefault="00786E51" w:rsidP="00021099">
      <w:pPr>
        <w:pStyle w:val="Heading1"/>
        <w:rPr>
          <w:ins w:id="5" w:author="Anas Skiti" w:date="2015-02-24T18:23:00Z"/>
          <w:rFonts w:asciiTheme="minorHAnsi" w:hAnsiTheme="minorHAnsi"/>
          <w:lang w:val="en"/>
        </w:rPr>
      </w:pPr>
    </w:p>
    <w:p w:rsidR="00786E51" w:rsidRDefault="00786E51" w:rsidP="00021099">
      <w:pPr>
        <w:pStyle w:val="Heading1"/>
        <w:rPr>
          <w:ins w:id="6" w:author="Anas Skiti" w:date="2015-02-24T18:23:00Z"/>
          <w:rFonts w:asciiTheme="minorHAnsi" w:hAnsiTheme="minorHAnsi"/>
          <w:lang w:val="en"/>
        </w:rPr>
      </w:pPr>
    </w:p>
    <w:p w:rsidR="00786E51" w:rsidRDefault="00786E51" w:rsidP="00021099">
      <w:pPr>
        <w:pStyle w:val="Heading1"/>
        <w:rPr>
          <w:ins w:id="7" w:author="Anas Skiti" w:date="2015-02-24T18:23:00Z"/>
          <w:rFonts w:asciiTheme="minorHAnsi" w:hAnsiTheme="minorHAnsi"/>
          <w:lang w:val="en"/>
        </w:rPr>
      </w:pPr>
    </w:p>
    <w:p w:rsidR="00786E51" w:rsidRDefault="00786E51" w:rsidP="00021099">
      <w:pPr>
        <w:pStyle w:val="Heading1"/>
        <w:rPr>
          <w:ins w:id="8" w:author="Anas Skiti" w:date="2015-02-24T18:23:00Z"/>
          <w:rFonts w:asciiTheme="minorHAnsi" w:hAnsiTheme="minorHAnsi"/>
          <w:lang w:val="en"/>
        </w:rPr>
      </w:pPr>
    </w:p>
    <w:p w:rsidR="00786E51" w:rsidRDefault="00786E51" w:rsidP="00021099">
      <w:pPr>
        <w:pStyle w:val="Heading1"/>
        <w:rPr>
          <w:ins w:id="9" w:author="Anas Skiti" w:date="2015-02-24T18:23:00Z"/>
          <w:rFonts w:asciiTheme="minorHAnsi" w:hAnsiTheme="minorHAnsi"/>
          <w:lang w:val="en"/>
        </w:rPr>
      </w:pPr>
    </w:p>
    <w:p w:rsidR="00786E51" w:rsidRDefault="00786E51" w:rsidP="00021099">
      <w:pPr>
        <w:pStyle w:val="Heading1"/>
        <w:rPr>
          <w:ins w:id="10" w:author="Anas Skiti" w:date="2015-02-24T18:23:00Z"/>
          <w:rFonts w:asciiTheme="minorHAnsi" w:hAnsiTheme="minorHAnsi"/>
          <w:lang w:val="en"/>
        </w:rPr>
      </w:pPr>
    </w:p>
    <w:p w:rsidR="00786E51" w:rsidRDefault="00786E51" w:rsidP="00021099">
      <w:pPr>
        <w:pStyle w:val="Heading1"/>
        <w:rPr>
          <w:ins w:id="11" w:author="Anas Skiti" w:date="2015-02-24T18:23:00Z"/>
          <w:rFonts w:asciiTheme="minorHAnsi" w:hAnsiTheme="minorHAnsi"/>
          <w:lang w:val="en"/>
        </w:rPr>
      </w:pPr>
    </w:p>
    <w:p w:rsidR="00786E51" w:rsidRDefault="00786E51" w:rsidP="00021099">
      <w:pPr>
        <w:pStyle w:val="Heading1"/>
        <w:rPr>
          <w:ins w:id="12" w:author="Anas Skiti" w:date="2015-02-24T18:23:00Z"/>
          <w:rFonts w:asciiTheme="minorHAnsi" w:hAnsiTheme="minorHAnsi"/>
          <w:lang w:val="en"/>
        </w:rPr>
      </w:pPr>
    </w:p>
    <w:p w:rsidR="00786E51" w:rsidRDefault="00786E51" w:rsidP="00021099">
      <w:pPr>
        <w:pStyle w:val="Heading1"/>
        <w:rPr>
          <w:ins w:id="13" w:author="Anas Skiti" w:date="2015-02-24T18:23:00Z"/>
          <w:rFonts w:asciiTheme="minorHAnsi" w:hAnsiTheme="minorHAnsi"/>
          <w:lang w:val="en"/>
        </w:rPr>
      </w:pPr>
    </w:p>
    <w:p w:rsidR="00786E51" w:rsidRDefault="00786E51" w:rsidP="00021099">
      <w:pPr>
        <w:pStyle w:val="Heading1"/>
        <w:rPr>
          <w:ins w:id="14" w:author="Anas Skiti" w:date="2015-02-24T18:23:00Z"/>
          <w:rFonts w:asciiTheme="minorHAnsi" w:hAnsiTheme="minorHAnsi"/>
          <w:lang w:val="en"/>
        </w:rPr>
      </w:pPr>
    </w:p>
    <w:p w:rsidR="00786E51" w:rsidRDefault="00786E51" w:rsidP="00021099">
      <w:pPr>
        <w:pStyle w:val="Heading1"/>
        <w:rPr>
          <w:ins w:id="15" w:author="Anas Skiti" w:date="2015-02-24T18:23:00Z"/>
          <w:rFonts w:asciiTheme="minorHAnsi" w:hAnsiTheme="minorHAnsi"/>
          <w:lang w:val="en"/>
        </w:rPr>
      </w:pPr>
    </w:p>
    <w:p w:rsidR="00786E51" w:rsidRDefault="00786E51" w:rsidP="00021099">
      <w:pPr>
        <w:pStyle w:val="Heading1"/>
        <w:rPr>
          <w:ins w:id="16" w:author="Anas Skiti" w:date="2015-02-24T18:23:00Z"/>
          <w:rFonts w:asciiTheme="minorHAnsi" w:hAnsiTheme="minorHAnsi"/>
          <w:lang w:val="en"/>
        </w:rPr>
      </w:pPr>
    </w:p>
    <w:p w:rsidR="00786E51" w:rsidRDefault="00786E51" w:rsidP="00021099">
      <w:pPr>
        <w:pStyle w:val="Heading1"/>
        <w:rPr>
          <w:ins w:id="17" w:author="Anas Skiti" w:date="2015-02-24T18:23:00Z"/>
          <w:rFonts w:asciiTheme="minorHAnsi" w:hAnsiTheme="minorHAnsi"/>
          <w:lang w:val="en"/>
        </w:rPr>
      </w:pPr>
    </w:p>
    <w:p w:rsidR="00786E51" w:rsidRDefault="00786E51" w:rsidP="00021099">
      <w:pPr>
        <w:pStyle w:val="Heading1"/>
        <w:rPr>
          <w:ins w:id="18" w:author="Anas Skiti" w:date="2015-02-24T18:23:00Z"/>
          <w:rFonts w:asciiTheme="minorHAnsi" w:hAnsiTheme="minorHAnsi"/>
          <w:lang w:val="en"/>
        </w:rPr>
      </w:pPr>
    </w:p>
    <w:p w:rsidR="00786E51" w:rsidRDefault="00786E51" w:rsidP="00021099">
      <w:pPr>
        <w:pStyle w:val="Heading1"/>
        <w:rPr>
          <w:ins w:id="19" w:author="Anas Skiti" w:date="2015-02-24T18:23:00Z"/>
          <w:rFonts w:asciiTheme="minorHAnsi" w:hAnsiTheme="minorHAnsi"/>
          <w:lang w:val="en"/>
        </w:rPr>
      </w:pPr>
    </w:p>
    <w:p w:rsidR="00786E51" w:rsidRDefault="00786E51" w:rsidP="00021099">
      <w:pPr>
        <w:pStyle w:val="Heading1"/>
        <w:rPr>
          <w:ins w:id="20" w:author="Anas Skiti" w:date="2015-02-24T18:23:00Z"/>
          <w:rFonts w:asciiTheme="minorHAnsi" w:hAnsiTheme="minorHAnsi"/>
          <w:lang w:val="en"/>
        </w:rPr>
      </w:pPr>
    </w:p>
    <w:p w:rsidR="00786E51" w:rsidRDefault="00786E51" w:rsidP="00021099">
      <w:pPr>
        <w:pStyle w:val="Heading1"/>
        <w:rPr>
          <w:ins w:id="21" w:author="Anas Skiti" w:date="2015-02-24T18:23:00Z"/>
          <w:rFonts w:asciiTheme="minorHAnsi" w:hAnsiTheme="minorHAnsi"/>
          <w:lang w:val="en"/>
        </w:rPr>
      </w:pPr>
    </w:p>
    <w:p w:rsidR="00786E51" w:rsidRDefault="00786E51" w:rsidP="00021099">
      <w:pPr>
        <w:pStyle w:val="Heading1"/>
        <w:rPr>
          <w:ins w:id="22" w:author="Anas Skiti" w:date="2015-02-24T18:23:00Z"/>
          <w:rFonts w:asciiTheme="minorHAnsi" w:hAnsiTheme="minorHAnsi"/>
          <w:lang w:val="en"/>
        </w:rPr>
      </w:pPr>
    </w:p>
    <w:p w:rsidR="00021099" w:rsidRPr="00462CAB" w:rsidRDefault="00021099" w:rsidP="00746BD1">
      <w:pPr>
        <w:rPr>
          <w:lang w:val="en"/>
        </w:rPr>
      </w:pPr>
    </w:p>
    <w:p w:rsidR="00021099" w:rsidRPr="00DC5ACC" w:rsidRDefault="00021099" w:rsidP="00021099">
      <w:pPr>
        <w:pStyle w:val="Heading1"/>
        <w:rPr>
          <w:rFonts w:asciiTheme="minorHAnsi" w:hAnsiTheme="minorHAnsi"/>
          <w:lang w:val="en"/>
        </w:rPr>
      </w:pPr>
      <w:bookmarkStart w:id="23" w:name="_Toc412623144"/>
      <w:r w:rsidRPr="00DC5ACC">
        <w:rPr>
          <w:rFonts w:asciiTheme="minorHAnsi" w:hAnsiTheme="minorHAnsi"/>
          <w:lang w:val="en"/>
        </w:rPr>
        <w:t>Overview</w:t>
      </w:r>
      <w:bookmarkEnd w:id="23"/>
    </w:p>
    <w:p w:rsidR="00021099" w:rsidRPr="00C77294" w:rsidRDefault="00021099" w:rsidP="00021099">
      <w:pPr>
        <w:rPr>
          <w:rFonts w:cstheme="minorHAnsi"/>
          <w:lang w:val="en"/>
        </w:rPr>
      </w:pPr>
    </w:p>
    <w:p w:rsidR="00021099" w:rsidRPr="001D2775" w:rsidRDefault="009B1C45" w:rsidP="00021099">
      <w:pPr>
        <w:rPr>
          <w:rFonts w:cstheme="minorHAnsi"/>
          <w:lang w:val="en"/>
        </w:rPr>
      </w:pPr>
      <w:r>
        <w:rPr>
          <w:noProof/>
        </w:rPr>
        <w:lastRenderedPageBreak/>
        <w:drawing>
          <wp:inline distT="0" distB="0" distL="0" distR="0" wp14:anchorId="0A718A42" wp14:editId="2F279194">
            <wp:extent cx="5760720" cy="5464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464175"/>
                    </a:xfrm>
                    <a:prstGeom prst="rect">
                      <a:avLst/>
                    </a:prstGeom>
                  </pic:spPr>
                </pic:pic>
              </a:graphicData>
            </a:graphic>
          </wp:inline>
        </w:drawing>
      </w:r>
    </w:p>
    <w:p w:rsidR="005158B1" w:rsidRDefault="005158B1" w:rsidP="00021099">
      <w:pPr>
        <w:rPr>
          <w:rFonts w:cstheme="minorHAnsi"/>
          <w:lang w:val="en"/>
        </w:rPr>
      </w:pPr>
    </w:p>
    <w:p w:rsidR="005158B1" w:rsidRDefault="005158B1" w:rsidP="005158B1">
      <w:pPr>
        <w:pStyle w:val="Heading2"/>
        <w:rPr>
          <w:rFonts w:cstheme="minorHAnsi"/>
          <w:lang w:val="en"/>
        </w:rPr>
      </w:pPr>
      <w:bookmarkStart w:id="24" w:name="_Toc412623145"/>
      <w:r>
        <w:rPr>
          <w:lang w:val="en"/>
        </w:rPr>
        <w:t>MVVM Design Pattern</w:t>
      </w:r>
      <w:bookmarkEnd w:id="24"/>
    </w:p>
    <w:p w:rsidR="005158B1" w:rsidRDefault="005158B1" w:rsidP="00021099">
      <w:pPr>
        <w:rPr>
          <w:rFonts w:cstheme="minorHAnsi"/>
          <w:lang w:val="en"/>
        </w:rPr>
      </w:pPr>
    </w:p>
    <w:p w:rsidR="005158B1" w:rsidRDefault="005158B1" w:rsidP="005158B1">
      <w:pPr>
        <w:pStyle w:val="Heading2"/>
        <w:rPr>
          <w:lang w:val="en"/>
        </w:rPr>
      </w:pPr>
      <w:bookmarkStart w:id="25" w:name="_Toc412623146"/>
      <w:r>
        <w:rPr>
          <w:lang w:val="en"/>
        </w:rPr>
        <w:t>Repository Design Pattern</w:t>
      </w:r>
      <w:bookmarkEnd w:id="25"/>
    </w:p>
    <w:p w:rsidR="005158B1" w:rsidRDefault="00B856FA" w:rsidP="005158B1">
      <w:pPr>
        <w:rPr>
          <w:lang w:val="en"/>
        </w:rPr>
      </w:pPr>
      <w:r>
        <w:rPr>
          <w:lang w:val="en"/>
        </w:rPr>
        <w:t>Repository Design Pattern is used to create an abstraction layer between the data access layer and the business logic layer. This abstraction layer contains data manipulation methods which communicate with the data access layer to serve data as per the business requirements to the logical layer. The main purpose to create this layer is for isolating data access layer so that changes cannot affect the business logic layer directly.</w:t>
      </w:r>
      <w:r w:rsidR="00C329C1">
        <w:rPr>
          <w:lang w:val="en"/>
        </w:rPr>
        <w:br/>
      </w:r>
      <w:r w:rsidR="00C329C1">
        <w:rPr>
          <w:lang w:val="en"/>
        </w:rPr>
        <w:br/>
      </w:r>
    </w:p>
    <w:p w:rsidR="005158B1" w:rsidRDefault="005158B1" w:rsidP="005158B1">
      <w:pPr>
        <w:pStyle w:val="Heading2"/>
        <w:rPr>
          <w:lang w:val="en"/>
        </w:rPr>
      </w:pPr>
      <w:bookmarkStart w:id="26" w:name="_Toc412623147"/>
      <w:r>
        <w:rPr>
          <w:lang w:val="en"/>
        </w:rPr>
        <w:lastRenderedPageBreak/>
        <w:t>Unit of Work Design Pattern</w:t>
      </w:r>
      <w:bookmarkEnd w:id="26"/>
    </w:p>
    <w:p w:rsidR="005158B1" w:rsidRDefault="00EC5078" w:rsidP="005158B1">
      <w:pPr>
        <w:rPr>
          <w:lang w:val="en"/>
        </w:rPr>
      </w:pPr>
      <w:r>
        <w:rPr>
          <w:lang w:val="en"/>
        </w:rPr>
        <w:t>Unit of Work Design Pattern is a pattern to handle transaction during the data manipulation using the repository pattern. According to Martin Fowler, Maintains a list of objects affected by a business transaction and coordinates the writing out of changes and the resolution of concurrency problem.</w:t>
      </w:r>
    </w:p>
    <w:p w:rsidR="00C827DB" w:rsidRDefault="00C827DB" w:rsidP="005158B1">
      <w:pPr>
        <w:rPr>
          <w:lang w:val="en"/>
        </w:rPr>
      </w:pPr>
      <w:r>
        <w:rPr>
          <w:lang w:val="en"/>
        </w:rPr>
        <w:t>Implementing these pattern gives advantages to automate unit testing.</w:t>
      </w:r>
    </w:p>
    <w:p w:rsidR="00C827DB" w:rsidRDefault="00C827DB" w:rsidP="005158B1">
      <w:pPr>
        <w:rPr>
          <w:lang w:val="en"/>
        </w:rPr>
      </w:pPr>
    </w:p>
    <w:p w:rsidR="00C827DB" w:rsidRDefault="00C827DB" w:rsidP="005158B1">
      <w:pPr>
        <w:rPr>
          <w:lang w:val="en"/>
        </w:rPr>
      </w:pPr>
      <w:r>
        <w:rPr>
          <w:noProof/>
        </w:rPr>
        <w:drawing>
          <wp:inline distT="0" distB="0" distL="0" distR="0" wp14:anchorId="34B16CA8" wp14:editId="15A2396F">
            <wp:extent cx="5756910" cy="1534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534795"/>
                    </a:xfrm>
                    <a:prstGeom prst="rect">
                      <a:avLst/>
                    </a:prstGeom>
                    <a:noFill/>
                    <a:ln>
                      <a:noFill/>
                    </a:ln>
                  </pic:spPr>
                </pic:pic>
              </a:graphicData>
            </a:graphic>
          </wp:inline>
        </w:drawing>
      </w:r>
    </w:p>
    <w:p w:rsidR="00811652" w:rsidRDefault="00811652" w:rsidP="005158B1">
      <w:pPr>
        <w:rPr>
          <w:lang w:val="en"/>
        </w:rPr>
      </w:pPr>
    </w:p>
    <w:p w:rsidR="00C827DB" w:rsidRDefault="00811652" w:rsidP="00811652">
      <w:pPr>
        <w:pStyle w:val="Heading2"/>
        <w:rPr>
          <w:lang w:val="en"/>
        </w:rPr>
      </w:pPr>
      <w:bookmarkStart w:id="27" w:name="_Toc412623148"/>
      <w:r>
        <w:rPr>
          <w:lang w:val="en"/>
        </w:rPr>
        <w:t>ORM</w:t>
      </w:r>
      <w:bookmarkEnd w:id="27"/>
    </w:p>
    <w:p w:rsidR="00811652" w:rsidRDefault="00811652" w:rsidP="00811652">
      <w:pPr>
        <w:rPr>
          <w:lang w:val="en"/>
        </w:rPr>
      </w:pPr>
      <w:r>
        <w:rPr>
          <w:lang w:val="en"/>
        </w:rPr>
        <w:t>Object relational mapping is a programming technique for converting data between incompatible type systems in relational databases and object oriented programming languages.</w:t>
      </w:r>
    </w:p>
    <w:p w:rsidR="00811652" w:rsidRDefault="00811652" w:rsidP="00811652">
      <w:pPr>
        <w:rPr>
          <w:lang w:val="en"/>
        </w:rPr>
      </w:pPr>
      <w:r>
        <w:rPr>
          <w:lang w:val="en"/>
        </w:rPr>
        <w:t>We can handle objects/models as a schema of the database object. We can write code/query on model object collections which load data by maintaining database relations.</w:t>
      </w:r>
    </w:p>
    <w:p w:rsidR="00811652" w:rsidRDefault="00811652" w:rsidP="00811652">
      <w:pPr>
        <w:rPr>
          <w:lang w:val="en"/>
        </w:rPr>
      </w:pPr>
    </w:p>
    <w:p w:rsidR="00811652" w:rsidRDefault="00811652" w:rsidP="00811652">
      <w:pPr>
        <w:pStyle w:val="Heading3"/>
        <w:rPr>
          <w:lang w:val="en"/>
        </w:rPr>
      </w:pPr>
      <w:bookmarkStart w:id="28" w:name="_Toc412623149"/>
      <w:r>
        <w:rPr>
          <w:lang w:val="en"/>
        </w:rPr>
        <w:t>Advantages of ORM</w:t>
      </w:r>
      <w:bookmarkEnd w:id="28"/>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Data manipulation (CRUD) is handled without writing SQL queries </w:t>
      </w:r>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Data mapping between result set and entity collection/entity is one of the major features of ORM </w:t>
      </w:r>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Using </w:t>
      </w:r>
      <w:proofErr w:type="spellStart"/>
      <w:r w:rsidRPr="00811652">
        <w:rPr>
          <w:rFonts w:eastAsia="Times New Roman" w:cstheme="minorHAnsi"/>
          <w:sz w:val="24"/>
          <w:szCs w:val="24"/>
          <w:lang w:eastAsia="de-DE"/>
        </w:rPr>
        <w:t>UoW</w:t>
      </w:r>
      <w:proofErr w:type="spellEnd"/>
      <w:r w:rsidRPr="00811652">
        <w:rPr>
          <w:rFonts w:eastAsia="Times New Roman" w:cstheme="minorHAnsi"/>
          <w:sz w:val="24"/>
          <w:szCs w:val="24"/>
          <w:lang w:eastAsia="de-DE"/>
        </w:rPr>
        <w:t xml:space="preserve">/Context, it can handle the transaction during data manipulation </w:t>
      </w:r>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Writing one Data Model in a single place for managing the model’s storage in DB. </w:t>
      </w:r>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It fits the natural way of coding with application’s language. </w:t>
      </w:r>
    </w:p>
    <w:p w:rsidR="00811652" w:rsidRPr="00811652" w:rsidRDefault="00811652" w:rsidP="00811652">
      <w:pPr>
        <w:numPr>
          <w:ilvl w:val="0"/>
          <w:numId w:val="15"/>
        </w:numPr>
        <w:spacing w:before="100" w:beforeAutospacing="1" w:after="100" w:afterAutospacing="1"/>
        <w:rPr>
          <w:rFonts w:eastAsia="Times New Roman" w:cstheme="minorHAnsi"/>
          <w:sz w:val="24"/>
          <w:szCs w:val="24"/>
          <w:lang w:eastAsia="de-DE"/>
        </w:rPr>
      </w:pPr>
      <w:r w:rsidRPr="00811652">
        <w:rPr>
          <w:rFonts w:eastAsia="Times New Roman" w:cstheme="minorHAnsi"/>
          <w:sz w:val="24"/>
          <w:szCs w:val="24"/>
          <w:lang w:eastAsia="de-DE"/>
        </w:rPr>
        <w:t xml:space="preserve">Programmers can think fully object oriented way to make any operation with business logic layer and data storage. </w:t>
      </w:r>
    </w:p>
    <w:p w:rsidR="00811652" w:rsidRPr="00811652" w:rsidRDefault="00811652" w:rsidP="005158B1"/>
    <w:p w:rsidR="005158B1" w:rsidRDefault="005158B1" w:rsidP="005158B1">
      <w:pPr>
        <w:pStyle w:val="Heading2"/>
        <w:rPr>
          <w:lang w:val="en"/>
        </w:rPr>
      </w:pPr>
      <w:bookmarkStart w:id="29" w:name="_Toc412623150"/>
      <w:r>
        <w:rPr>
          <w:lang w:val="en"/>
        </w:rPr>
        <w:lastRenderedPageBreak/>
        <w:t>Entity Framework</w:t>
      </w:r>
      <w:bookmarkEnd w:id="29"/>
    </w:p>
    <w:p w:rsidR="005B6E0F" w:rsidRPr="005B6E0F" w:rsidRDefault="005B6E0F" w:rsidP="005B6E0F">
      <w:pPr>
        <w:rPr>
          <w:lang w:val="en"/>
        </w:rPr>
      </w:pPr>
      <w:r>
        <w:rPr>
          <w:lang w:val="en"/>
        </w:rPr>
        <w:t>Entity Framework is a popular object relational mapper that enables .NET developers to work with relational data using domain specific objects.</w:t>
      </w:r>
      <w:r w:rsidR="00990E59">
        <w:rPr>
          <w:lang w:val="en"/>
        </w:rPr>
        <w:t xml:space="preserve"> You can use POCO (plain old CLR objects), such as existing domain objects with your data model.</w:t>
      </w:r>
    </w:p>
    <w:p w:rsidR="005158B1" w:rsidRDefault="005158B1" w:rsidP="005158B1">
      <w:pPr>
        <w:rPr>
          <w:lang w:val="en"/>
        </w:rPr>
      </w:pPr>
    </w:p>
    <w:p w:rsidR="005158B1" w:rsidRDefault="005158B1" w:rsidP="005158B1">
      <w:pPr>
        <w:pStyle w:val="Heading2"/>
        <w:rPr>
          <w:lang w:val="en"/>
        </w:rPr>
      </w:pPr>
      <w:bookmarkStart w:id="30" w:name="_Toc412623151"/>
      <w:r>
        <w:rPr>
          <w:lang w:val="en"/>
        </w:rPr>
        <w:t>SQLite</w:t>
      </w:r>
      <w:bookmarkEnd w:id="30"/>
    </w:p>
    <w:p w:rsidR="005158B1" w:rsidRPr="005158B1" w:rsidRDefault="005158B1" w:rsidP="005158B1">
      <w:pPr>
        <w:rPr>
          <w:lang w:val="en"/>
        </w:rPr>
      </w:pPr>
    </w:p>
    <w:p w:rsidR="00735ED3" w:rsidRPr="00DC5ACC" w:rsidRDefault="00021099" w:rsidP="002E0B85">
      <w:pPr>
        <w:pStyle w:val="Heading1"/>
        <w:rPr>
          <w:rFonts w:asciiTheme="minorHAnsi" w:hAnsiTheme="minorHAnsi"/>
          <w:lang w:val="en"/>
        </w:rPr>
      </w:pPr>
      <w:bookmarkStart w:id="31" w:name="_Toc412623152"/>
      <w:r w:rsidRPr="00DC5ACC">
        <w:rPr>
          <w:rFonts w:asciiTheme="minorHAnsi" w:hAnsiTheme="minorHAnsi"/>
          <w:lang w:val="en"/>
        </w:rPr>
        <w:t>Configuration</w:t>
      </w:r>
      <w:bookmarkEnd w:id="31"/>
    </w:p>
    <w:p w:rsidR="00021099" w:rsidRPr="00C77294" w:rsidRDefault="00021099" w:rsidP="00021099">
      <w:pPr>
        <w:rPr>
          <w:rFonts w:cstheme="minorHAnsi"/>
          <w:lang w:val="en"/>
        </w:rPr>
      </w:pPr>
    </w:p>
    <w:p w:rsidR="00021099" w:rsidRPr="00DC5ACC" w:rsidRDefault="00021099" w:rsidP="00021099">
      <w:pPr>
        <w:pStyle w:val="Heading2"/>
        <w:rPr>
          <w:rFonts w:asciiTheme="minorHAnsi" w:hAnsiTheme="minorHAnsi"/>
          <w:lang w:val="en"/>
        </w:rPr>
      </w:pPr>
      <w:bookmarkStart w:id="32" w:name="_Toc412623153"/>
      <w:r w:rsidRPr="00DC5ACC">
        <w:rPr>
          <w:rFonts w:asciiTheme="minorHAnsi" w:hAnsiTheme="minorHAnsi"/>
          <w:lang w:val="en"/>
        </w:rPr>
        <w:t>SQLite with Entity Framework 6.1.2</w:t>
      </w:r>
      <w:bookmarkEnd w:id="32"/>
    </w:p>
    <w:p w:rsidR="00735ED3" w:rsidRPr="00C77294" w:rsidRDefault="00735ED3" w:rsidP="00735ED3">
      <w:pPr>
        <w:rPr>
          <w:rFonts w:cstheme="minorHAnsi"/>
          <w:lang w:val="en"/>
        </w:rPr>
      </w:pPr>
    </w:p>
    <w:p w:rsidR="00735ED3" w:rsidRPr="00C77294" w:rsidRDefault="00735ED3">
      <w:pPr>
        <w:rPr>
          <w:rFonts w:cstheme="minorHAnsi"/>
          <w:lang w:val="en"/>
        </w:rPr>
      </w:pPr>
    </w:p>
    <w:p w:rsidR="009439E5" w:rsidRPr="004459EE" w:rsidRDefault="009439E5">
      <w:pPr>
        <w:rPr>
          <w:rFonts w:cstheme="minorHAnsi"/>
          <w:lang w:val="en"/>
        </w:rPr>
      </w:pPr>
      <w:r w:rsidRPr="004459EE">
        <w:rPr>
          <w:rFonts w:cstheme="minorHAnsi"/>
          <w:lang w:val="en"/>
        </w:rPr>
        <w:t>For Visual Studio 2013, the download we need is named: </w:t>
      </w:r>
      <w:hyperlink r:id="rId11" w:tgtFrame="_blank" w:history="1">
        <w:r w:rsidRPr="004459EE">
          <w:rPr>
            <w:rStyle w:val="Hyperlink"/>
            <w:rFonts w:cstheme="minorHAnsi"/>
            <w:lang w:val="en"/>
          </w:rPr>
          <w:t>sqlite-netFx451-setup-bundle-x86-2013-1.0.94.0.exe</w:t>
        </w:r>
      </w:hyperlink>
      <w:r w:rsidRPr="004459EE">
        <w:rPr>
          <w:rFonts w:cstheme="minorHAnsi"/>
          <w:lang w:val="en"/>
        </w:rPr>
        <w:t>  for the current version of the ADO.NET provider</w:t>
      </w:r>
    </w:p>
    <w:p w:rsidR="009439E5" w:rsidRPr="004459EE" w:rsidRDefault="009439E5">
      <w:pPr>
        <w:rPr>
          <w:rFonts w:cstheme="minorHAnsi"/>
          <w:lang w:val="en"/>
        </w:rPr>
      </w:pPr>
      <w:r w:rsidRPr="004459EE">
        <w:rPr>
          <w:rFonts w:cstheme="minorHAnsi"/>
          <w:lang w:val="en"/>
        </w:rPr>
        <w:t>The actual version of the SQLite is 1.0.94</w:t>
      </w:r>
      <w:ins w:id="33" w:author="Testecke ATPTII" w:date="2015-02-18T05:30:00Z">
        <w:r w:rsidR="008C7824" w:rsidRPr="004459EE">
          <w:rPr>
            <w:rFonts w:cstheme="minorHAnsi"/>
            <w:lang w:val="en"/>
          </w:rPr>
          <w:t>.</w:t>
        </w:r>
      </w:ins>
    </w:p>
    <w:p w:rsidR="009439E5" w:rsidRPr="004459EE" w:rsidRDefault="008C7824">
      <w:pPr>
        <w:rPr>
          <w:rFonts w:cstheme="minorHAnsi"/>
          <w:lang w:val="en"/>
        </w:rPr>
      </w:pPr>
      <w:ins w:id="34" w:author="Testecke ATPTII" w:date="2015-02-18T05:30:00Z">
        <w:r w:rsidRPr="004459EE">
          <w:rPr>
            <w:rFonts w:cstheme="minorHAnsi"/>
            <w:noProof/>
          </w:rPr>
          <w:drawing>
            <wp:inline distT="0" distB="0" distL="0" distR="0" wp14:anchorId="729FA150" wp14:editId="70FC6A14">
              <wp:extent cx="5581650" cy="970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970280"/>
                      </a:xfrm>
                      <a:prstGeom prst="rect">
                        <a:avLst/>
                      </a:prstGeom>
                      <a:noFill/>
                      <a:ln>
                        <a:noFill/>
                      </a:ln>
                    </pic:spPr>
                  </pic:pic>
                </a:graphicData>
              </a:graphic>
            </wp:inline>
          </w:drawing>
        </w:r>
      </w:ins>
    </w:p>
    <w:p w:rsidR="004459EE" w:rsidRPr="004459EE" w:rsidRDefault="004459EE">
      <w:pPr>
        <w:rPr>
          <w:ins w:id="35" w:author="Testecke ATPTII" w:date="2015-02-18T05:30:00Z"/>
          <w:rFonts w:cstheme="minorHAnsi"/>
          <w:lang w:val="en"/>
        </w:rPr>
      </w:pPr>
    </w:p>
    <w:p w:rsidR="008C7824" w:rsidRPr="004459EE" w:rsidRDefault="008C7824" w:rsidP="008C7824">
      <w:pPr>
        <w:pStyle w:val="NormalWeb"/>
        <w:rPr>
          <w:ins w:id="36" w:author="Testecke ATPTII" w:date="2015-02-18T05:30:00Z"/>
          <w:rFonts w:asciiTheme="minorHAnsi" w:hAnsiTheme="minorHAnsi" w:cstheme="minorHAnsi"/>
          <w:color w:val="333333"/>
          <w:sz w:val="22"/>
          <w:szCs w:val="22"/>
        </w:rPr>
      </w:pPr>
      <w:ins w:id="37" w:author="Testecke ATPTII" w:date="2015-02-18T05:30:00Z">
        <w:r w:rsidRPr="004459EE">
          <w:rPr>
            <w:rFonts w:asciiTheme="minorHAnsi" w:hAnsiTheme="minorHAnsi" w:cstheme="minorHAnsi"/>
            <w:color w:val="333333"/>
            <w:sz w:val="22"/>
            <w:szCs w:val="22"/>
          </w:rPr>
          <w:t xml:space="preserve">For SQLite you must download the provider from </w:t>
        </w:r>
        <w:r w:rsidRPr="004459EE">
          <w:rPr>
            <w:rFonts w:asciiTheme="minorHAnsi" w:hAnsiTheme="minorHAnsi" w:cstheme="minorHAnsi"/>
            <w:color w:val="333333"/>
            <w:sz w:val="22"/>
            <w:szCs w:val="22"/>
          </w:rPr>
          <w:fldChar w:fldCharType="begin"/>
        </w:r>
        <w:r w:rsidRPr="004459EE">
          <w:rPr>
            <w:rFonts w:asciiTheme="minorHAnsi" w:hAnsiTheme="minorHAnsi" w:cstheme="minorHAnsi"/>
            <w:color w:val="333333"/>
            <w:sz w:val="22"/>
            <w:szCs w:val="22"/>
          </w:rPr>
          <w:instrText xml:space="preserve"> HYPERLINK "http://system.data.sqlite.org/index.html/doc/trunk/www/downloads.wiki" </w:instrText>
        </w:r>
        <w:r w:rsidRPr="004459EE">
          <w:rPr>
            <w:rFonts w:asciiTheme="minorHAnsi" w:hAnsiTheme="minorHAnsi" w:cstheme="minorHAnsi"/>
            <w:color w:val="333333"/>
            <w:sz w:val="22"/>
            <w:szCs w:val="22"/>
          </w:rPr>
          <w:fldChar w:fldCharType="separate"/>
        </w:r>
        <w:r w:rsidRPr="004459EE">
          <w:rPr>
            <w:rStyle w:val="Hyperlink"/>
            <w:rFonts w:asciiTheme="minorHAnsi" w:hAnsiTheme="minorHAnsi" w:cstheme="minorHAnsi"/>
            <w:sz w:val="22"/>
            <w:szCs w:val="22"/>
          </w:rPr>
          <w:t>http://system.data.sqlite.org/index.html/doc/trunk/www/downloads.wiki</w:t>
        </w:r>
        <w:r w:rsidRPr="004459EE">
          <w:rPr>
            <w:rFonts w:asciiTheme="minorHAnsi" w:hAnsiTheme="minorHAnsi" w:cstheme="minorHAnsi"/>
            <w:color w:val="333333"/>
            <w:sz w:val="22"/>
            <w:szCs w:val="22"/>
          </w:rPr>
          <w:fldChar w:fldCharType="end"/>
        </w:r>
        <w:r w:rsidRPr="004459EE">
          <w:rPr>
            <w:rFonts w:asciiTheme="minorHAnsi" w:hAnsiTheme="minorHAnsi" w:cstheme="minorHAnsi"/>
            <w:color w:val="333333"/>
            <w:sz w:val="22"/>
            <w:szCs w:val="22"/>
          </w:rPr>
          <w:t xml:space="preserve"> - this page is an unreadable mess, sadly. </w:t>
        </w:r>
      </w:ins>
    </w:p>
    <w:p w:rsidR="008C7824" w:rsidRPr="004459EE" w:rsidRDefault="008C7824" w:rsidP="008C7824">
      <w:pPr>
        <w:pStyle w:val="NormalWeb"/>
        <w:rPr>
          <w:ins w:id="38" w:author="Testecke ATPTII" w:date="2015-02-18T05:30:00Z"/>
          <w:rFonts w:asciiTheme="minorHAnsi" w:hAnsiTheme="minorHAnsi" w:cstheme="minorHAnsi"/>
          <w:color w:val="333333"/>
          <w:sz w:val="22"/>
          <w:szCs w:val="22"/>
        </w:rPr>
      </w:pPr>
    </w:p>
    <w:p w:rsidR="008C7824" w:rsidRPr="004459EE" w:rsidRDefault="008C7824" w:rsidP="008C7824">
      <w:pPr>
        <w:pStyle w:val="NormalWeb"/>
        <w:rPr>
          <w:ins w:id="39" w:author="Testecke ATPTII" w:date="2015-02-18T05:30:00Z"/>
          <w:rFonts w:asciiTheme="minorHAnsi" w:hAnsiTheme="minorHAnsi" w:cstheme="minorHAnsi"/>
          <w:color w:val="333333"/>
          <w:sz w:val="22"/>
          <w:szCs w:val="22"/>
        </w:rPr>
      </w:pPr>
      <w:ins w:id="40" w:author="Testecke ATPTII" w:date="2015-02-18T05:30:00Z">
        <w:r w:rsidRPr="004459EE">
          <w:rPr>
            <w:rFonts w:asciiTheme="minorHAnsi" w:hAnsiTheme="minorHAnsi" w:cstheme="minorHAnsi"/>
            <w:b/>
            <w:bCs/>
            <w:color w:val="333333"/>
            <w:sz w:val="22"/>
            <w:szCs w:val="22"/>
          </w:rPr>
          <w:t xml:space="preserve">It is important that the </w:t>
        </w:r>
        <w:proofErr w:type="spellStart"/>
        <w:r w:rsidRPr="004459EE">
          <w:rPr>
            <w:rFonts w:asciiTheme="minorHAnsi" w:hAnsiTheme="minorHAnsi" w:cstheme="minorHAnsi"/>
            <w:b/>
            <w:bCs/>
            <w:color w:val="333333"/>
            <w:sz w:val="22"/>
            <w:szCs w:val="22"/>
          </w:rPr>
          <w:t>DDEXprovider</w:t>
        </w:r>
        <w:proofErr w:type="spellEnd"/>
        <w:r w:rsidRPr="004459EE">
          <w:rPr>
            <w:rFonts w:asciiTheme="minorHAnsi" w:hAnsiTheme="minorHAnsi" w:cstheme="minorHAnsi"/>
            <w:b/>
            <w:bCs/>
            <w:color w:val="333333"/>
            <w:sz w:val="22"/>
            <w:szCs w:val="22"/>
          </w:rPr>
          <w:t xml:space="preserve"> version matches the version of the current SQLite EF6 </w:t>
        </w:r>
        <w:proofErr w:type="spellStart"/>
        <w:r w:rsidRPr="004459EE">
          <w:rPr>
            <w:rFonts w:asciiTheme="minorHAnsi" w:hAnsiTheme="minorHAnsi" w:cstheme="minorHAnsi"/>
            <w:b/>
            <w:bCs/>
            <w:color w:val="333333"/>
            <w:sz w:val="22"/>
            <w:szCs w:val="22"/>
          </w:rPr>
          <w:t>NuGet</w:t>
        </w:r>
        <w:proofErr w:type="spellEnd"/>
        <w:r w:rsidRPr="004459EE">
          <w:rPr>
            <w:rFonts w:asciiTheme="minorHAnsi" w:hAnsiTheme="minorHAnsi" w:cstheme="minorHAnsi"/>
            <w:b/>
            <w:bCs/>
            <w:color w:val="333333"/>
            <w:sz w:val="22"/>
            <w:szCs w:val="22"/>
          </w:rPr>
          <w:t xml:space="preserve"> package that you use in your project!</w:t>
        </w:r>
        <w:r w:rsidRPr="004459EE">
          <w:rPr>
            <w:rFonts w:asciiTheme="minorHAnsi" w:hAnsiTheme="minorHAnsi" w:cstheme="minorHAnsi"/>
            <w:color w:val="333333"/>
            <w:sz w:val="22"/>
            <w:szCs w:val="22"/>
          </w:rPr>
          <w:t xml:space="preserve"> </w:t>
        </w:r>
      </w:ins>
    </w:p>
    <w:p w:rsidR="008C7824" w:rsidRPr="004459EE" w:rsidRDefault="008C7824" w:rsidP="008C7824">
      <w:pPr>
        <w:pStyle w:val="NormalWeb"/>
        <w:rPr>
          <w:ins w:id="41" w:author="Testecke ATPTII" w:date="2015-02-18T05:30:00Z"/>
          <w:rFonts w:asciiTheme="minorHAnsi" w:hAnsiTheme="minorHAnsi" w:cstheme="minorHAnsi"/>
          <w:color w:val="333333"/>
          <w:sz w:val="22"/>
          <w:szCs w:val="22"/>
        </w:rPr>
      </w:pPr>
      <w:ins w:id="42" w:author="Testecke ATPTII" w:date="2015-02-18T05:30:00Z">
        <w:r w:rsidRPr="004459EE">
          <w:rPr>
            <w:rFonts w:asciiTheme="minorHAnsi" w:hAnsiTheme="minorHAnsi" w:cstheme="minorHAnsi"/>
            <w:color w:val="333333"/>
            <w:sz w:val="22"/>
            <w:szCs w:val="22"/>
          </w:rPr>
          <w:t xml:space="preserve">Make sure to enable Visual Studio integration and GAC registration during installation. </w:t>
        </w:r>
      </w:ins>
    </w:p>
    <w:p w:rsidR="008C7824" w:rsidRPr="004459EE" w:rsidRDefault="008C7824" w:rsidP="008C7824">
      <w:pPr>
        <w:pStyle w:val="NormalWeb"/>
        <w:rPr>
          <w:rFonts w:asciiTheme="minorHAnsi" w:hAnsiTheme="minorHAnsi" w:cstheme="minorHAnsi"/>
          <w:color w:val="333333"/>
          <w:sz w:val="22"/>
          <w:szCs w:val="22"/>
        </w:rPr>
      </w:pPr>
      <w:ins w:id="43" w:author="Testecke ATPTII" w:date="2015-02-18T05:30:00Z">
        <w:r w:rsidRPr="004459EE">
          <w:rPr>
            <w:rFonts w:asciiTheme="minorHAnsi" w:hAnsiTheme="minorHAnsi" w:cstheme="minorHAnsi"/>
            <w:color w:val="333333"/>
            <w:sz w:val="22"/>
            <w:szCs w:val="22"/>
          </w:rPr>
          <w:t xml:space="preserve">You can check which version of the DDEX provider you have installed in “Add or Remove Programs”: </w:t>
        </w:r>
      </w:ins>
    </w:p>
    <w:p w:rsidR="004459EE" w:rsidRPr="004459EE" w:rsidRDefault="004459EE" w:rsidP="008C7824">
      <w:pPr>
        <w:pStyle w:val="NormalWeb"/>
        <w:rPr>
          <w:ins w:id="44" w:author="Testecke ATPTII" w:date="2015-02-18T05:30:00Z"/>
          <w:rFonts w:asciiTheme="minorHAnsi" w:hAnsiTheme="minorHAnsi" w:cstheme="minorHAnsi"/>
          <w:color w:val="333333"/>
          <w:sz w:val="22"/>
          <w:szCs w:val="22"/>
        </w:rPr>
      </w:pPr>
    </w:p>
    <w:p w:rsidR="008C7824" w:rsidRPr="004459EE" w:rsidRDefault="008C7824">
      <w:pPr>
        <w:pStyle w:val="NormalWeb"/>
        <w:rPr>
          <w:rFonts w:cstheme="minorHAnsi"/>
          <w:color w:val="333333"/>
        </w:rPr>
        <w:pPrChange w:id="45" w:author="Testecke ATPTII" w:date="2015-02-18T05:30:00Z">
          <w:pPr/>
        </w:pPrChange>
      </w:pPr>
      <w:ins w:id="46" w:author="Testecke ATPTII" w:date="2015-02-18T05:30:00Z">
        <w:r w:rsidRPr="004459EE">
          <w:rPr>
            <w:rFonts w:asciiTheme="minorHAnsi" w:hAnsiTheme="minorHAnsi" w:cstheme="minorHAnsi"/>
            <w:noProof/>
            <w:color w:val="D52A33"/>
            <w:sz w:val="22"/>
            <w:szCs w:val="22"/>
          </w:rPr>
          <w:lastRenderedPageBreak/>
          <w:drawing>
            <wp:inline distT="0" distB="0" distL="0" distR="0" wp14:anchorId="1E7E7063" wp14:editId="73AA47D3">
              <wp:extent cx="4237990" cy="1558290"/>
              <wp:effectExtent l="0" t="0" r="0" b="3810"/>
              <wp:docPr id="16" name="Picture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990" cy="1558290"/>
                      </a:xfrm>
                      <a:prstGeom prst="rect">
                        <a:avLst/>
                      </a:prstGeom>
                      <a:noFill/>
                      <a:ln>
                        <a:noFill/>
                      </a:ln>
                    </pic:spPr>
                  </pic:pic>
                </a:graphicData>
              </a:graphic>
            </wp:inline>
          </w:drawing>
        </w:r>
      </w:ins>
    </w:p>
    <w:p w:rsidR="004459EE" w:rsidRPr="004459EE" w:rsidRDefault="004459EE" w:rsidP="004459EE">
      <w:pPr>
        <w:pStyle w:val="NormalWeb"/>
        <w:rPr>
          <w:rFonts w:asciiTheme="minorHAnsi" w:hAnsiTheme="minorHAnsi" w:cstheme="minorHAnsi"/>
          <w:color w:val="333333"/>
          <w:sz w:val="22"/>
          <w:szCs w:val="22"/>
          <w:rPrChange w:id="47" w:author="Testecke ATPTII" w:date="2015-02-18T05:30:00Z">
            <w:rPr>
              <w:lang w:val="en"/>
            </w:rPr>
          </w:rPrChange>
        </w:rPr>
      </w:pPr>
    </w:p>
    <w:p w:rsidR="008C7824" w:rsidRPr="004459EE" w:rsidRDefault="008C7824">
      <w:pPr>
        <w:pStyle w:val="NormalWeb"/>
        <w:rPr>
          <w:rFonts w:cstheme="minorHAnsi"/>
          <w:color w:val="333333"/>
        </w:rPr>
        <w:pPrChange w:id="48" w:author="Testecke ATPTII" w:date="2015-02-18T05:30:00Z">
          <w:pPr/>
        </w:pPrChange>
      </w:pPr>
      <w:r w:rsidRPr="004459EE">
        <w:rPr>
          <w:rFonts w:asciiTheme="minorHAnsi" w:hAnsiTheme="minorHAnsi" w:cstheme="minorHAnsi"/>
          <w:color w:val="333333"/>
          <w:sz w:val="22"/>
          <w:szCs w:val="22"/>
          <w:rPrChange w:id="49" w:author="Testecke ATPTII" w:date="2015-02-18T05:30:00Z">
            <w:rPr>
              <w:lang w:val="en"/>
            </w:rPr>
          </w:rPrChange>
        </w:rPr>
        <w:t xml:space="preserve">Once installed, you can add a connection to your </w:t>
      </w:r>
      <w:del w:id="50" w:author="Testecke ATPTII" w:date="2015-02-18T05:30:00Z">
        <w:r w:rsidR="009439E5" w:rsidRPr="004459EE">
          <w:rPr>
            <w:rFonts w:asciiTheme="minorHAnsi" w:hAnsiTheme="minorHAnsi" w:cstheme="minorHAnsi"/>
            <w:sz w:val="22"/>
            <w:szCs w:val="22"/>
            <w:lang w:val="en"/>
          </w:rPr>
          <w:delText>S</w:delText>
        </w:r>
      </w:del>
      <w:ins w:id="51" w:author="Testecke ATPTII" w:date="2015-02-18T05:30:00Z">
        <w:r w:rsidRPr="004459EE">
          <w:rPr>
            <w:rFonts w:asciiTheme="minorHAnsi" w:hAnsiTheme="minorHAnsi" w:cstheme="minorHAnsi"/>
            <w:color w:val="333333"/>
            <w:sz w:val="22"/>
            <w:szCs w:val="22"/>
          </w:rPr>
          <w:t xml:space="preserve">SQLite database from Server Explorer: </w:t>
        </w:r>
      </w:ins>
    </w:p>
    <w:p w:rsidR="004459EE" w:rsidRPr="004459EE" w:rsidRDefault="004459EE" w:rsidP="004459EE">
      <w:pPr>
        <w:pStyle w:val="NormalWeb"/>
        <w:rPr>
          <w:rFonts w:asciiTheme="minorHAnsi" w:hAnsiTheme="minorHAnsi" w:cstheme="minorHAnsi"/>
          <w:color w:val="333333"/>
          <w:sz w:val="22"/>
          <w:szCs w:val="22"/>
          <w:rPrChange w:id="52" w:author="Testecke ATPTII" w:date="2015-02-18T05:30:00Z">
            <w:rPr>
              <w:lang w:val="en"/>
            </w:rPr>
          </w:rPrChange>
        </w:rPr>
      </w:pPr>
    </w:p>
    <w:p w:rsidR="00207471" w:rsidRPr="004459EE" w:rsidRDefault="00207471">
      <w:pPr>
        <w:rPr>
          <w:del w:id="53" w:author="Testecke ATPTII" w:date="2015-02-18T05:30:00Z"/>
          <w:rFonts w:cstheme="minorHAnsi"/>
          <w:lang w:val="en"/>
        </w:rPr>
      </w:pPr>
    </w:p>
    <w:p w:rsidR="00207471" w:rsidRPr="004459EE" w:rsidRDefault="00207471">
      <w:pPr>
        <w:rPr>
          <w:del w:id="54" w:author="Testecke ATPTII" w:date="2015-02-18T05:30:00Z"/>
          <w:rFonts w:cstheme="minorHAnsi"/>
          <w:lang w:val="en"/>
        </w:rPr>
      </w:pPr>
      <w:del w:id="55" w:author="Testecke ATPTII" w:date="2015-02-18T05:30:00Z">
        <w:r w:rsidRPr="004459EE">
          <w:rPr>
            <w:rFonts w:cstheme="minorHAnsi"/>
            <w:noProof/>
          </w:rPr>
          <w:drawing>
            <wp:inline distT="0" distB="0" distL="0" distR="0">
              <wp:extent cx="576262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del>
    </w:p>
    <w:p w:rsidR="00207471" w:rsidRPr="004459EE" w:rsidRDefault="00207471">
      <w:pPr>
        <w:rPr>
          <w:del w:id="56" w:author="Testecke ATPTII" w:date="2015-02-18T05:30:00Z"/>
          <w:rFonts w:cstheme="minorHAnsi"/>
          <w:lang w:val="en"/>
        </w:rPr>
      </w:pPr>
    </w:p>
    <w:p w:rsidR="00207471" w:rsidRPr="004459EE" w:rsidRDefault="00207471">
      <w:pPr>
        <w:rPr>
          <w:del w:id="57" w:author="Testecke ATPTII" w:date="2015-02-18T05:30:00Z"/>
          <w:rFonts w:cstheme="minorHAnsi"/>
          <w:lang w:val="en"/>
        </w:rPr>
      </w:pPr>
    </w:p>
    <w:p w:rsidR="00207471" w:rsidRPr="004459EE" w:rsidRDefault="003C3222">
      <w:pPr>
        <w:rPr>
          <w:del w:id="58" w:author="Testecke ATPTII" w:date="2015-02-18T05:30:00Z"/>
          <w:rFonts w:cstheme="minorHAnsi"/>
          <w:lang w:val="en"/>
        </w:rPr>
      </w:pPr>
      <w:del w:id="59" w:author="Testecke ATPTII" w:date="2015-02-18T05:30:00Z">
        <w:r w:rsidRPr="004459EE">
          <w:rPr>
            <w:rFonts w:cstheme="minorHAnsi"/>
            <w:lang w:val="en"/>
          </w:rPr>
          <w:delText>After Installation</w:delText>
        </w:r>
      </w:del>
    </w:p>
    <w:p w:rsidR="008C7824" w:rsidRPr="004459EE" w:rsidRDefault="008C7824" w:rsidP="008C7824">
      <w:pPr>
        <w:pStyle w:val="NormalWeb"/>
        <w:rPr>
          <w:ins w:id="60" w:author="Testecke ATPTII" w:date="2015-02-18T05:30:00Z"/>
          <w:rFonts w:asciiTheme="minorHAnsi" w:hAnsiTheme="minorHAnsi" w:cstheme="minorHAnsi"/>
          <w:color w:val="333333"/>
          <w:sz w:val="22"/>
          <w:szCs w:val="22"/>
        </w:rPr>
      </w:pPr>
      <w:ins w:id="61" w:author="Testecke ATPTII" w:date="2015-02-18T05:30:00Z">
        <w:r w:rsidRPr="004459EE">
          <w:rPr>
            <w:rFonts w:asciiTheme="minorHAnsi" w:hAnsiTheme="minorHAnsi" w:cstheme="minorHAnsi"/>
            <w:noProof/>
            <w:color w:val="D52A33"/>
            <w:sz w:val="22"/>
            <w:szCs w:val="22"/>
          </w:rPr>
          <w:lastRenderedPageBreak/>
          <w:drawing>
            <wp:inline distT="0" distB="0" distL="0" distR="0" wp14:anchorId="66925CE4" wp14:editId="18027EC2">
              <wp:extent cx="4126865" cy="2560320"/>
              <wp:effectExtent l="0" t="0" r="6985" b="0"/>
              <wp:docPr id="15" name="Picture 15"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65" cy="2560320"/>
                      </a:xfrm>
                      <a:prstGeom prst="rect">
                        <a:avLst/>
                      </a:prstGeom>
                      <a:noFill/>
                      <a:ln>
                        <a:noFill/>
                      </a:ln>
                    </pic:spPr>
                  </pic:pic>
                </a:graphicData>
              </a:graphic>
            </wp:inline>
          </w:drawing>
        </w:r>
      </w:ins>
    </w:p>
    <w:p w:rsidR="008C7824" w:rsidRPr="004459EE" w:rsidRDefault="008C7824" w:rsidP="008C7824">
      <w:pPr>
        <w:pStyle w:val="NormalWeb"/>
        <w:rPr>
          <w:ins w:id="62" w:author="Testecke ATPTII" w:date="2015-02-18T05:30:00Z"/>
          <w:rFonts w:asciiTheme="minorHAnsi" w:hAnsiTheme="minorHAnsi" w:cstheme="minorHAnsi"/>
          <w:color w:val="333333"/>
          <w:sz w:val="22"/>
          <w:szCs w:val="22"/>
        </w:rPr>
      </w:pPr>
      <w:ins w:id="63" w:author="Testecke ATPTII" w:date="2015-02-18T05:30:00Z">
        <w:r w:rsidRPr="004459EE">
          <w:rPr>
            <w:rFonts w:asciiTheme="minorHAnsi" w:hAnsiTheme="minorHAnsi" w:cstheme="minorHAnsi"/>
            <w:noProof/>
            <w:color w:val="333333"/>
            <w:sz w:val="22"/>
            <w:szCs w:val="22"/>
          </w:rPr>
          <w:lastRenderedPageBreak/>
          <w:drawing>
            <wp:inline distT="0" distB="0" distL="0" distR="0" wp14:anchorId="32C5897B" wp14:editId="5F380594">
              <wp:extent cx="3418840" cy="6010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840" cy="6010910"/>
                      </a:xfrm>
                      <a:prstGeom prst="rect">
                        <a:avLst/>
                      </a:prstGeom>
                      <a:noFill/>
                      <a:ln>
                        <a:noFill/>
                      </a:ln>
                    </pic:spPr>
                  </pic:pic>
                </a:graphicData>
              </a:graphic>
            </wp:inline>
          </w:drawing>
        </w:r>
      </w:ins>
    </w:p>
    <w:p w:rsidR="008C7824" w:rsidRPr="004459EE" w:rsidRDefault="008C7824" w:rsidP="008C7824">
      <w:pPr>
        <w:pStyle w:val="NormalWeb"/>
        <w:rPr>
          <w:rFonts w:asciiTheme="minorHAnsi" w:hAnsiTheme="minorHAnsi" w:cstheme="minorHAnsi"/>
          <w:noProof/>
          <w:color w:val="D52A33"/>
          <w:sz w:val="22"/>
          <w:szCs w:val="22"/>
          <w:lang w:val="de-DE" w:eastAsia="de-DE"/>
        </w:rPr>
      </w:pPr>
    </w:p>
    <w:p w:rsidR="004459EE" w:rsidRPr="004459EE" w:rsidRDefault="004459EE" w:rsidP="008C7824">
      <w:pPr>
        <w:pStyle w:val="NormalWeb"/>
        <w:rPr>
          <w:ins w:id="64" w:author="Testecke ATPTII" w:date="2015-02-18T05:30:00Z"/>
          <w:rFonts w:asciiTheme="minorHAnsi" w:hAnsiTheme="minorHAnsi" w:cstheme="minorHAnsi"/>
          <w:color w:val="333333"/>
          <w:sz w:val="22"/>
          <w:szCs w:val="22"/>
        </w:rPr>
      </w:pPr>
      <w:r w:rsidRPr="004459EE">
        <w:rPr>
          <w:rFonts w:asciiTheme="minorHAnsi" w:hAnsiTheme="minorHAnsi" w:cstheme="minorHAnsi"/>
          <w:noProof/>
          <w:color w:val="333333"/>
          <w:sz w:val="22"/>
          <w:szCs w:val="22"/>
        </w:rPr>
        <w:lastRenderedPageBreak/>
        <w:drawing>
          <wp:inline distT="0" distB="0" distL="0" distR="0">
            <wp:extent cx="2862580" cy="6162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580" cy="6162040"/>
                    </a:xfrm>
                    <a:prstGeom prst="rect">
                      <a:avLst/>
                    </a:prstGeom>
                    <a:noFill/>
                    <a:ln>
                      <a:noFill/>
                    </a:ln>
                  </pic:spPr>
                </pic:pic>
              </a:graphicData>
            </a:graphic>
          </wp:inline>
        </w:drawing>
      </w:r>
    </w:p>
    <w:p w:rsidR="008C7824" w:rsidRPr="004459EE" w:rsidRDefault="008C7824" w:rsidP="008C7824">
      <w:pPr>
        <w:pStyle w:val="NormalWeb"/>
        <w:rPr>
          <w:ins w:id="65" w:author="Testecke ATPTII" w:date="2015-02-18T05:30:00Z"/>
          <w:rFonts w:asciiTheme="minorHAnsi" w:hAnsiTheme="minorHAnsi" w:cstheme="minorHAnsi"/>
          <w:color w:val="333333"/>
          <w:sz w:val="22"/>
          <w:szCs w:val="22"/>
        </w:rPr>
      </w:pPr>
    </w:p>
    <w:p w:rsidR="008C7824" w:rsidRPr="004459EE" w:rsidRDefault="008C7824" w:rsidP="008C7824">
      <w:pPr>
        <w:pStyle w:val="Heading3"/>
        <w:rPr>
          <w:ins w:id="66" w:author="Testecke ATPTII" w:date="2015-02-18T05:30:00Z"/>
          <w:rFonts w:asciiTheme="minorHAnsi" w:hAnsiTheme="minorHAnsi"/>
          <w:color w:val="333333"/>
        </w:rPr>
      </w:pPr>
      <w:bookmarkStart w:id="67" w:name="_Toc412623154"/>
      <w:ins w:id="68" w:author="Testecke ATPTII" w:date="2015-02-18T05:30:00Z">
        <w:r w:rsidRPr="004459EE">
          <w:rPr>
            <w:rFonts w:asciiTheme="minorHAnsi" w:hAnsiTheme="minorHAnsi"/>
            <w:color w:val="333333"/>
          </w:rPr>
          <w:t xml:space="preserve">Add the correct SQLite EF6 </w:t>
        </w:r>
        <w:proofErr w:type="spellStart"/>
        <w:r w:rsidRPr="004459EE">
          <w:rPr>
            <w:rFonts w:asciiTheme="minorHAnsi" w:hAnsiTheme="minorHAnsi"/>
            <w:color w:val="333333"/>
          </w:rPr>
          <w:t>NuGet</w:t>
        </w:r>
        <w:proofErr w:type="spellEnd"/>
        <w:r w:rsidRPr="004459EE">
          <w:rPr>
            <w:rFonts w:asciiTheme="minorHAnsi" w:hAnsiTheme="minorHAnsi"/>
            <w:color w:val="333333"/>
          </w:rPr>
          <w:t xml:space="preserve"> package to your project</w:t>
        </w:r>
        <w:bookmarkEnd w:id="67"/>
      </w:ins>
    </w:p>
    <w:p w:rsidR="008C7824" w:rsidRPr="004459EE" w:rsidRDefault="008C7824" w:rsidP="008C7824">
      <w:pPr>
        <w:pStyle w:val="NormalWeb"/>
        <w:rPr>
          <w:ins w:id="69" w:author="Testecke ATPTII" w:date="2015-02-18T05:30:00Z"/>
          <w:rFonts w:asciiTheme="minorHAnsi" w:hAnsiTheme="minorHAnsi" w:cstheme="minorHAnsi"/>
          <w:color w:val="333333"/>
          <w:sz w:val="22"/>
          <w:szCs w:val="22"/>
        </w:rPr>
      </w:pPr>
      <w:ins w:id="70" w:author="Testecke ATPTII" w:date="2015-02-18T05:30:00Z">
        <w:r w:rsidRPr="004459EE">
          <w:rPr>
            <w:rFonts w:asciiTheme="minorHAnsi" w:hAnsiTheme="minorHAnsi" w:cstheme="minorHAnsi"/>
            <w:color w:val="333333"/>
            <w:sz w:val="22"/>
            <w:szCs w:val="22"/>
          </w:rPr>
          <w:t xml:space="preserve">To demonstrate using the SQLite EF6 provider, let’s go through creating a console app in Visual Studio 2013, that uses the Chinook sample database that we connected to above. </w:t>
        </w:r>
      </w:ins>
    </w:p>
    <w:p w:rsidR="008C7824" w:rsidRPr="004459EE" w:rsidRDefault="008C7824" w:rsidP="008C7824">
      <w:pPr>
        <w:pStyle w:val="NormalWeb"/>
        <w:rPr>
          <w:ins w:id="71" w:author="Testecke ATPTII" w:date="2015-02-18T05:30:00Z"/>
          <w:rFonts w:asciiTheme="minorHAnsi" w:hAnsiTheme="minorHAnsi" w:cstheme="minorHAnsi"/>
          <w:color w:val="333333"/>
          <w:sz w:val="22"/>
          <w:szCs w:val="22"/>
        </w:rPr>
      </w:pPr>
      <w:ins w:id="72" w:author="Testecke ATPTII" w:date="2015-02-18T05:30:00Z">
        <w:r w:rsidRPr="004459EE">
          <w:rPr>
            <w:rFonts w:asciiTheme="minorHAnsi" w:hAnsiTheme="minorHAnsi" w:cstheme="minorHAnsi"/>
            <w:color w:val="333333"/>
            <w:sz w:val="22"/>
            <w:szCs w:val="22"/>
          </w:rPr>
          <w:t xml:space="preserve">To add the SQLite EF6 provider to your project, select the System.Data.SQLite.EF6 package: </w:t>
        </w:r>
      </w:ins>
    </w:p>
    <w:p w:rsidR="005C7FFE" w:rsidRPr="004459EE" w:rsidRDefault="005C7FFE">
      <w:pPr>
        <w:rPr>
          <w:rFonts w:cstheme="minorHAnsi"/>
          <w:lang w:val="en"/>
        </w:rPr>
      </w:pPr>
    </w:p>
    <w:p w:rsidR="005C7FFE" w:rsidRDefault="005C7FFE">
      <w:pPr>
        <w:rPr>
          <w:rFonts w:cstheme="minorHAnsi"/>
          <w:lang w:val="de-CH"/>
        </w:rPr>
      </w:pPr>
      <w:r w:rsidRPr="00C77294">
        <w:rPr>
          <w:rFonts w:cstheme="minorHAnsi"/>
          <w:noProof/>
        </w:rPr>
        <w:lastRenderedPageBreak/>
        <w:drawing>
          <wp:inline distT="0" distB="0" distL="0" distR="0">
            <wp:extent cx="575310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rsidR="00BB7088" w:rsidRDefault="00BB7088">
      <w:pPr>
        <w:rPr>
          <w:rFonts w:cstheme="minorHAnsi"/>
          <w:lang w:val="de-CH"/>
        </w:rPr>
      </w:pPr>
    </w:p>
    <w:p w:rsidR="00BB7088" w:rsidRDefault="00BB7088">
      <w:pPr>
        <w:rPr>
          <w:rFonts w:cstheme="minorHAnsi"/>
          <w:lang w:val="de-CH"/>
        </w:rPr>
      </w:pPr>
    </w:p>
    <w:p w:rsidR="00BB7088" w:rsidRPr="001D2775" w:rsidRDefault="00BB7088" w:rsidP="00BB7088">
      <w:pPr>
        <w:pStyle w:val="Heading2"/>
      </w:pPr>
      <w:bookmarkStart w:id="73" w:name="_Toc412623155"/>
      <w:proofErr w:type="spellStart"/>
      <w:r w:rsidRPr="001D2775">
        <w:t>App.Config</w:t>
      </w:r>
      <w:bookmarkEnd w:id="73"/>
      <w:proofErr w:type="spellEnd"/>
    </w:p>
    <w:p w:rsidR="00BB7088" w:rsidRPr="001D2775" w:rsidRDefault="00BB7088" w:rsidP="00BB7088"/>
    <w:p w:rsidR="00BB7088" w:rsidRPr="00BB7088" w:rsidRDefault="00BB7088" w:rsidP="00BB7088">
      <w:r w:rsidRPr="00BB7088">
        <w:t xml:space="preserve">The most important settings in the application configuration file are the SQLite </w:t>
      </w:r>
      <w:r>
        <w:t>version number and the provider.so all of this interfaces Entity Framework and SQLite involved work together seamlessly.</w:t>
      </w:r>
    </w:p>
    <w:p w:rsidR="00BB7088" w:rsidRPr="00BB7088" w:rsidRDefault="00BB7088" w:rsidP="00BB7088"/>
    <w:p w:rsidR="00BB7088" w:rsidRPr="00BB7088" w:rsidRDefault="00BB7088" w:rsidP="00BB7088">
      <w:pPr>
        <w:autoSpaceDE w:val="0"/>
        <w:autoSpaceDN w:val="0"/>
        <w:adjustRightInd w:val="0"/>
        <w:rPr>
          <w:rFonts w:ascii="Consolas" w:hAnsi="Consolas" w:cs="Consolas"/>
          <w:color w:val="000000"/>
          <w:sz w:val="19"/>
          <w:szCs w:val="19"/>
          <w:highlight w:val="white"/>
        </w:rPr>
      </w:pPr>
      <w:proofErr w:type="gramStart"/>
      <w:r w:rsidRPr="00BB7088">
        <w:rPr>
          <w:rFonts w:ascii="Consolas" w:hAnsi="Consolas" w:cs="Consolas"/>
          <w:color w:val="0000FF"/>
          <w:sz w:val="19"/>
          <w:szCs w:val="19"/>
          <w:highlight w:val="white"/>
        </w:rPr>
        <w:t>&lt;?</w:t>
      </w:r>
      <w:r w:rsidRPr="00BB7088">
        <w:rPr>
          <w:rFonts w:ascii="Consolas" w:hAnsi="Consolas" w:cs="Consolas"/>
          <w:color w:val="A31515"/>
          <w:sz w:val="19"/>
          <w:szCs w:val="19"/>
          <w:highlight w:val="white"/>
        </w:rPr>
        <w:t>xml</w:t>
      </w:r>
      <w:proofErr w:type="gramEnd"/>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version</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1.0</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encoding</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utf-8</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&lt;</w:t>
      </w:r>
      <w:proofErr w:type="gramStart"/>
      <w:r w:rsidRPr="00BB7088">
        <w:rPr>
          <w:rFonts w:ascii="Consolas" w:hAnsi="Consolas" w:cs="Consolas"/>
          <w:color w:val="A31515"/>
          <w:sz w:val="19"/>
          <w:szCs w:val="19"/>
          <w:highlight w:val="white"/>
        </w:rPr>
        <w:t>configuration</w:t>
      </w:r>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proofErr w:type="gramStart"/>
      <w:r w:rsidRPr="00BB7088">
        <w:rPr>
          <w:rFonts w:ascii="Consolas" w:hAnsi="Consolas" w:cs="Consolas"/>
          <w:color w:val="A31515"/>
          <w:sz w:val="19"/>
          <w:szCs w:val="19"/>
          <w:highlight w:val="white"/>
        </w:rPr>
        <w:t>configSections</w:t>
      </w:r>
      <w:proofErr w:type="spellEnd"/>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section</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name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entityFramework</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type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System.Data.Entity.Internal.ConfigFile.EntityFrameworkSection, </w:t>
      </w:r>
      <w:proofErr w:type="spellStart"/>
      <w:r w:rsidRPr="00BB7088">
        <w:rPr>
          <w:rFonts w:ascii="Consolas" w:hAnsi="Consolas" w:cs="Consolas"/>
          <w:color w:val="0000FF"/>
          <w:sz w:val="19"/>
          <w:szCs w:val="19"/>
          <w:highlight w:val="white"/>
        </w:rPr>
        <w:t>EntityFramework</w:t>
      </w:r>
      <w:proofErr w:type="spellEnd"/>
      <w:r w:rsidRPr="00BB7088">
        <w:rPr>
          <w:rFonts w:ascii="Consolas" w:hAnsi="Consolas" w:cs="Consolas"/>
          <w:color w:val="0000FF"/>
          <w:sz w:val="19"/>
          <w:szCs w:val="19"/>
          <w:highlight w:val="white"/>
        </w:rPr>
        <w:t xml:space="preserve">, Version=6.0.0.0, Culture=neutral, </w:t>
      </w:r>
      <w:proofErr w:type="spellStart"/>
      <w:r w:rsidRPr="00BB7088">
        <w:rPr>
          <w:rFonts w:ascii="Consolas" w:hAnsi="Consolas" w:cs="Consolas"/>
          <w:color w:val="0000FF"/>
          <w:sz w:val="19"/>
          <w:szCs w:val="19"/>
          <w:highlight w:val="white"/>
        </w:rPr>
        <w:t>PublicKeyToken</w:t>
      </w:r>
      <w:proofErr w:type="spellEnd"/>
      <w:r w:rsidRPr="00BB7088">
        <w:rPr>
          <w:rFonts w:ascii="Consolas" w:hAnsi="Consolas" w:cs="Consolas"/>
          <w:color w:val="0000FF"/>
          <w:sz w:val="19"/>
          <w:szCs w:val="19"/>
          <w:highlight w:val="white"/>
        </w:rPr>
        <w:t>=b77a5c561934e089</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proofErr w:type="spellStart"/>
      <w:r w:rsidRPr="00BB7088">
        <w:rPr>
          <w:rFonts w:ascii="Consolas" w:hAnsi="Consolas" w:cs="Consolas"/>
          <w:color w:val="FF0000"/>
          <w:sz w:val="19"/>
          <w:szCs w:val="19"/>
          <w:highlight w:val="white"/>
        </w:rPr>
        <w:t>requirePermission</w:t>
      </w:r>
      <w:proofErr w:type="spellEnd"/>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false</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configSections</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gramStart"/>
      <w:r w:rsidRPr="00BB7088">
        <w:rPr>
          <w:rFonts w:ascii="Consolas" w:hAnsi="Consolas" w:cs="Consolas"/>
          <w:color w:val="A31515"/>
          <w:sz w:val="19"/>
          <w:szCs w:val="19"/>
          <w:highlight w:val="white"/>
        </w:rPr>
        <w:t>startup</w:t>
      </w:r>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lastRenderedPageBreak/>
        <w:t xml:space="preserve">    &lt;</w:t>
      </w:r>
      <w:proofErr w:type="spellStart"/>
      <w:r w:rsidRPr="00BB7088">
        <w:rPr>
          <w:rFonts w:ascii="Consolas" w:hAnsi="Consolas" w:cs="Consolas"/>
          <w:color w:val="A31515"/>
          <w:sz w:val="19"/>
          <w:szCs w:val="19"/>
          <w:highlight w:val="white"/>
        </w:rPr>
        <w:t>supportedRuntime</w:t>
      </w:r>
      <w:proofErr w:type="spellEnd"/>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version</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v4.0</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proofErr w:type="spellStart"/>
      <w:r w:rsidRPr="00BB7088">
        <w:rPr>
          <w:rFonts w:ascii="Consolas" w:hAnsi="Consolas" w:cs="Consolas"/>
          <w:color w:val="FF0000"/>
          <w:sz w:val="19"/>
          <w:szCs w:val="19"/>
          <w:highlight w:val="white"/>
        </w:rPr>
        <w:t>sku</w:t>
      </w:r>
      <w:proofErr w:type="spellEnd"/>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w:t>
      </w:r>
      <w:proofErr w:type="spellStart"/>
      <w:r w:rsidRPr="00BB7088">
        <w:rPr>
          <w:rFonts w:ascii="Consolas" w:hAnsi="Consolas" w:cs="Consolas"/>
          <w:color w:val="0000FF"/>
          <w:sz w:val="19"/>
          <w:szCs w:val="19"/>
          <w:highlight w:val="white"/>
        </w:rPr>
        <w:t>NETFramework</w:t>
      </w:r>
      <w:proofErr w:type="gramStart"/>
      <w:r w:rsidRPr="00BB7088">
        <w:rPr>
          <w:rFonts w:ascii="Consolas" w:hAnsi="Consolas" w:cs="Consolas"/>
          <w:color w:val="0000FF"/>
          <w:sz w:val="19"/>
          <w:szCs w:val="19"/>
          <w:highlight w:val="white"/>
        </w:rPr>
        <w:t>,Version</w:t>
      </w:r>
      <w:proofErr w:type="spellEnd"/>
      <w:proofErr w:type="gramEnd"/>
      <w:r w:rsidRPr="00BB7088">
        <w:rPr>
          <w:rFonts w:ascii="Consolas" w:hAnsi="Consolas" w:cs="Consolas"/>
          <w:color w:val="0000FF"/>
          <w:sz w:val="19"/>
          <w:szCs w:val="19"/>
          <w:highlight w:val="white"/>
        </w:rPr>
        <w:t>=v4.5.1</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startup</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proofErr w:type="gramStart"/>
      <w:r w:rsidRPr="00BB7088">
        <w:rPr>
          <w:rFonts w:ascii="Consolas" w:hAnsi="Consolas" w:cs="Consolas"/>
          <w:color w:val="A31515"/>
          <w:sz w:val="19"/>
          <w:szCs w:val="19"/>
          <w:highlight w:val="white"/>
        </w:rPr>
        <w:t>connectionStrings</w:t>
      </w:r>
      <w:proofErr w:type="spellEnd"/>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add</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name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SimulinkContext</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proofErr w:type="spellStart"/>
      <w:r w:rsidRPr="00BB7088">
        <w:rPr>
          <w:rFonts w:ascii="Consolas" w:hAnsi="Consolas" w:cs="Consolas"/>
          <w:color w:val="FF0000"/>
          <w:sz w:val="19"/>
          <w:szCs w:val="19"/>
          <w:highlight w:val="white"/>
        </w:rPr>
        <w:t>connectionString</w:t>
      </w:r>
      <w:proofErr w:type="spellEnd"/>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Data Source=C:\</w:t>
      </w:r>
      <w:proofErr w:type="spellStart"/>
      <w:r w:rsidRPr="00BB7088">
        <w:rPr>
          <w:rFonts w:ascii="Consolas" w:hAnsi="Consolas" w:cs="Consolas"/>
          <w:color w:val="0000FF"/>
          <w:sz w:val="19"/>
          <w:szCs w:val="19"/>
          <w:highlight w:val="white"/>
        </w:rPr>
        <w:t>testcode</w:t>
      </w:r>
      <w:proofErr w:type="spellEnd"/>
      <w:r w:rsidRPr="00BB7088">
        <w:rPr>
          <w:rFonts w:ascii="Consolas" w:hAnsi="Consolas" w:cs="Consolas"/>
          <w:color w:val="0000FF"/>
          <w:sz w:val="19"/>
          <w:szCs w:val="19"/>
          <w:highlight w:val="white"/>
        </w:rPr>
        <w:t>\</w:t>
      </w:r>
      <w:proofErr w:type="spellStart"/>
      <w:r w:rsidRPr="00BB7088">
        <w:rPr>
          <w:rFonts w:ascii="Consolas" w:hAnsi="Consolas" w:cs="Consolas"/>
          <w:color w:val="0000FF"/>
          <w:sz w:val="19"/>
          <w:szCs w:val="19"/>
          <w:highlight w:val="white"/>
        </w:rPr>
        <w:t>abb</w:t>
      </w:r>
      <w:proofErr w:type="spellEnd"/>
      <w:r w:rsidRPr="00BB7088">
        <w:rPr>
          <w:rFonts w:ascii="Consolas" w:hAnsi="Consolas" w:cs="Consolas"/>
          <w:color w:val="0000FF"/>
          <w:sz w:val="19"/>
          <w:szCs w:val="19"/>
          <w:highlight w:val="white"/>
        </w:rPr>
        <w:t>\AC800PEC\Data\</w:t>
      </w:r>
      <w:proofErr w:type="spellStart"/>
      <w:r w:rsidRPr="00BB7088">
        <w:rPr>
          <w:rFonts w:ascii="Consolas" w:hAnsi="Consolas" w:cs="Consolas"/>
          <w:color w:val="0000FF"/>
          <w:sz w:val="19"/>
          <w:szCs w:val="19"/>
          <w:highlight w:val="white"/>
        </w:rPr>
        <w:t>simulinkSampleDB.db</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proofErr w:type="spellStart"/>
      <w:r w:rsidRPr="00BB7088">
        <w:rPr>
          <w:rFonts w:ascii="Consolas" w:hAnsi="Consolas" w:cs="Consolas"/>
          <w:color w:val="FF0000"/>
          <w:sz w:val="19"/>
          <w:szCs w:val="19"/>
          <w:highlight w:val="white"/>
        </w:rPr>
        <w:t>providerName</w:t>
      </w:r>
      <w:proofErr w:type="spellEnd"/>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System.Data.SQLite</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008000"/>
          <w:sz w:val="19"/>
          <w:szCs w:val="19"/>
          <w:highlight w:val="white"/>
        </w:rPr>
        <w:t>&lt;add name="</w:t>
      </w:r>
      <w:proofErr w:type="spellStart"/>
      <w:r w:rsidRPr="00BB7088">
        <w:rPr>
          <w:rFonts w:ascii="Consolas" w:hAnsi="Consolas" w:cs="Consolas"/>
          <w:color w:val="008000"/>
          <w:sz w:val="19"/>
          <w:szCs w:val="19"/>
          <w:highlight w:val="white"/>
        </w:rPr>
        <w:t>SimulinkContext</w:t>
      </w:r>
      <w:proofErr w:type="spellEnd"/>
      <w:r w:rsidRPr="00BB7088">
        <w:rPr>
          <w:rFonts w:ascii="Consolas" w:hAnsi="Consolas" w:cs="Consolas"/>
          <w:color w:val="008000"/>
          <w:sz w:val="19"/>
          <w:szCs w:val="19"/>
          <w:highlight w:val="white"/>
        </w:rPr>
        <w:t xml:space="preserve">" </w:t>
      </w:r>
      <w:proofErr w:type="spellStart"/>
      <w:r w:rsidRPr="00BB7088">
        <w:rPr>
          <w:rFonts w:ascii="Consolas" w:hAnsi="Consolas" w:cs="Consolas"/>
          <w:color w:val="008000"/>
          <w:sz w:val="19"/>
          <w:szCs w:val="19"/>
          <w:highlight w:val="white"/>
        </w:rPr>
        <w:t>connectionString</w:t>
      </w:r>
      <w:proofErr w:type="spellEnd"/>
      <w:r w:rsidRPr="00BB7088">
        <w:rPr>
          <w:rFonts w:ascii="Consolas" w:hAnsi="Consolas" w:cs="Consolas"/>
          <w:color w:val="008000"/>
          <w:sz w:val="19"/>
          <w:szCs w:val="19"/>
          <w:highlight w:val="white"/>
        </w:rPr>
        <w:t>="Data Source=.\Data\</w:t>
      </w:r>
      <w:proofErr w:type="spellStart"/>
      <w:r w:rsidRPr="00BB7088">
        <w:rPr>
          <w:rFonts w:ascii="Consolas" w:hAnsi="Consolas" w:cs="Consolas"/>
          <w:color w:val="008000"/>
          <w:sz w:val="19"/>
          <w:szCs w:val="19"/>
          <w:highlight w:val="white"/>
        </w:rPr>
        <w:t>simulinkSampleDB.db</w:t>
      </w:r>
      <w:proofErr w:type="spellEnd"/>
      <w:r w:rsidRPr="00BB7088">
        <w:rPr>
          <w:rFonts w:ascii="Consolas" w:hAnsi="Consolas" w:cs="Consolas"/>
          <w:color w:val="008000"/>
          <w:sz w:val="19"/>
          <w:szCs w:val="19"/>
          <w:highlight w:val="white"/>
        </w:rPr>
        <w:t xml:space="preserve">" </w:t>
      </w:r>
      <w:proofErr w:type="spellStart"/>
      <w:r w:rsidRPr="00BB7088">
        <w:rPr>
          <w:rFonts w:ascii="Consolas" w:hAnsi="Consolas" w:cs="Consolas"/>
          <w:color w:val="008000"/>
          <w:sz w:val="19"/>
          <w:szCs w:val="19"/>
          <w:highlight w:val="white"/>
        </w:rPr>
        <w:t>providerName</w:t>
      </w:r>
      <w:proofErr w:type="spellEnd"/>
      <w:r w:rsidRPr="00BB7088">
        <w:rPr>
          <w:rFonts w:ascii="Consolas" w:hAnsi="Consolas" w:cs="Consolas"/>
          <w:color w:val="008000"/>
          <w:sz w:val="19"/>
          <w:szCs w:val="19"/>
          <w:highlight w:val="white"/>
        </w:rPr>
        <w:t>="</w:t>
      </w:r>
      <w:proofErr w:type="spellStart"/>
      <w:r w:rsidRPr="00BB7088">
        <w:rPr>
          <w:rFonts w:ascii="Consolas" w:hAnsi="Consolas" w:cs="Consolas"/>
          <w:color w:val="008000"/>
          <w:sz w:val="19"/>
          <w:szCs w:val="19"/>
          <w:highlight w:val="white"/>
        </w:rPr>
        <w:t>System.Data.SQLite</w:t>
      </w:r>
      <w:proofErr w:type="spellEnd"/>
      <w:r w:rsidRPr="00BB7088">
        <w:rPr>
          <w:rFonts w:ascii="Consolas" w:hAnsi="Consolas" w:cs="Consolas"/>
          <w:color w:val="008000"/>
          <w:sz w:val="19"/>
          <w:szCs w:val="19"/>
          <w:highlight w:val="white"/>
        </w:rPr>
        <w:t>"/&gt;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connectionStrings</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system.data</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DbProviderFactories</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gramStart"/>
      <w:r w:rsidRPr="00BB7088">
        <w:rPr>
          <w:rFonts w:ascii="Consolas" w:hAnsi="Consolas" w:cs="Consolas"/>
          <w:color w:val="A31515"/>
          <w:sz w:val="19"/>
          <w:szCs w:val="19"/>
          <w:highlight w:val="white"/>
        </w:rPr>
        <w:t>remove</w:t>
      </w:r>
      <w:proofErr w:type="gramEnd"/>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invariant</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System.Data.SQLite</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add</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name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SQLite Data Provider</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invariant</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System.Data.SQLite</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description</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Data Provider for SQLite</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type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proofErr w:type="spellStart"/>
      <w:r w:rsidRPr="00BB7088">
        <w:rPr>
          <w:rFonts w:ascii="Consolas" w:hAnsi="Consolas" w:cs="Consolas"/>
          <w:color w:val="0000FF"/>
          <w:sz w:val="19"/>
          <w:szCs w:val="19"/>
          <w:highlight w:val="white"/>
        </w:rPr>
        <w:t>System.Data.SQLite.SQLiteFactory</w:t>
      </w:r>
      <w:proofErr w:type="spellEnd"/>
      <w:r w:rsidRPr="00BB7088">
        <w:rPr>
          <w:rFonts w:ascii="Consolas" w:hAnsi="Consolas" w:cs="Consolas"/>
          <w:color w:val="0000FF"/>
          <w:sz w:val="19"/>
          <w:szCs w:val="19"/>
          <w:highlight w:val="white"/>
        </w:rPr>
        <w:t xml:space="preserve">, </w:t>
      </w:r>
      <w:proofErr w:type="spellStart"/>
      <w:r w:rsidRPr="00BB7088">
        <w:rPr>
          <w:rFonts w:ascii="Consolas" w:hAnsi="Consolas" w:cs="Consolas"/>
          <w:color w:val="0000FF"/>
          <w:sz w:val="19"/>
          <w:szCs w:val="19"/>
          <w:highlight w:val="white"/>
        </w:rPr>
        <w:t>System.Data.SQLite</w:t>
      </w:r>
      <w:proofErr w:type="gramStart"/>
      <w:r w:rsidRPr="00BB7088">
        <w:rPr>
          <w:rFonts w:ascii="Consolas" w:hAnsi="Consolas" w:cs="Consolas"/>
          <w:color w:val="0000FF"/>
          <w:sz w:val="19"/>
          <w:szCs w:val="19"/>
          <w:highlight w:val="white"/>
        </w:rPr>
        <w:t>,Version</w:t>
      </w:r>
      <w:proofErr w:type="spellEnd"/>
      <w:proofErr w:type="gramEnd"/>
      <w:r w:rsidRPr="00BB7088">
        <w:rPr>
          <w:rFonts w:ascii="Consolas" w:hAnsi="Consolas" w:cs="Consolas"/>
          <w:color w:val="0000FF"/>
          <w:sz w:val="19"/>
          <w:szCs w:val="19"/>
          <w:highlight w:val="white"/>
        </w:rPr>
        <w:t>=</w:t>
      </w:r>
      <w:r w:rsidRPr="00BB7088">
        <w:rPr>
          <w:rFonts w:ascii="Consolas" w:hAnsi="Consolas" w:cs="Consolas"/>
          <w:b/>
          <w:color w:val="0000FF"/>
          <w:sz w:val="24"/>
          <w:szCs w:val="24"/>
          <w:highlight w:val="white"/>
        </w:rPr>
        <w:t>1.0.94.0</w:t>
      </w:r>
      <w:r w:rsidRPr="00BB7088">
        <w:rPr>
          <w:rFonts w:ascii="Consolas" w:hAnsi="Consolas" w:cs="Consolas"/>
          <w:color w:val="0000FF"/>
          <w:sz w:val="19"/>
          <w:szCs w:val="19"/>
          <w:highlight w:val="white"/>
        </w:rPr>
        <w:t xml:space="preserve">, Culture=neutral, </w:t>
      </w:r>
      <w:proofErr w:type="spellStart"/>
      <w:r w:rsidRPr="00BB7088">
        <w:rPr>
          <w:rFonts w:ascii="Consolas" w:hAnsi="Consolas" w:cs="Consolas"/>
          <w:color w:val="0000FF"/>
          <w:sz w:val="19"/>
          <w:szCs w:val="19"/>
          <w:highlight w:val="white"/>
        </w:rPr>
        <w:t>PublicKeyToken</w:t>
      </w:r>
      <w:proofErr w:type="spellEnd"/>
      <w:r w:rsidRPr="00BB7088">
        <w:rPr>
          <w:rFonts w:ascii="Consolas" w:hAnsi="Consolas" w:cs="Consolas"/>
          <w:color w:val="0000FF"/>
          <w:sz w:val="19"/>
          <w:szCs w:val="19"/>
          <w:highlight w:val="white"/>
        </w:rPr>
        <w:t>=db937bc2d44ff139</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DbProviderFactories</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system.data</w:t>
      </w:r>
      <w:proofErr w:type="spell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proofErr w:type="gramStart"/>
      <w:r w:rsidRPr="00BB7088">
        <w:rPr>
          <w:rFonts w:ascii="Consolas" w:hAnsi="Consolas" w:cs="Consolas"/>
          <w:color w:val="A31515"/>
          <w:sz w:val="19"/>
          <w:szCs w:val="19"/>
          <w:highlight w:val="white"/>
        </w:rPr>
        <w:t>entityFramework</w:t>
      </w:r>
      <w:proofErr w:type="spellEnd"/>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gramStart"/>
      <w:r w:rsidRPr="00BB7088">
        <w:rPr>
          <w:rFonts w:ascii="Consolas" w:hAnsi="Consolas" w:cs="Consolas"/>
          <w:color w:val="A31515"/>
          <w:sz w:val="19"/>
          <w:szCs w:val="19"/>
          <w:highlight w:val="white"/>
        </w:rPr>
        <w:t>providers</w:t>
      </w:r>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b/>
          <w:color w:val="000000"/>
          <w:sz w:val="24"/>
          <w:szCs w:val="24"/>
          <w:highlight w:val="white"/>
        </w:rPr>
      </w:pPr>
      <w:r w:rsidRPr="00BB7088">
        <w:rPr>
          <w:rFonts w:ascii="Consolas" w:hAnsi="Consolas" w:cs="Consolas"/>
          <w:color w:val="0000FF"/>
          <w:sz w:val="19"/>
          <w:szCs w:val="19"/>
          <w:highlight w:val="white"/>
        </w:rPr>
        <w:t xml:space="preserve">      </w:t>
      </w:r>
      <w:r w:rsidRPr="00BB7088">
        <w:rPr>
          <w:rFonts w:ascii="Consolas" w:hAnsi="Consolas" w:cs="Consolas"/>
          <w:b/>
          <w:color w:val="0000FF"/>
          <w:sz w:val="24"/>
          <w:szCs w:val="24"/>
          <w:highlight w:val="white"/>
        </w:rPr>
        <w:t>&lt;</w:t>
      </w:r>
      <w:r w:rsidRPr="00BB7088">
        <w:rPr>
          <w:rFonts w:ascii="Consolas" w:hAnsi="Consolas" w:cs="Consolas"/>
          <w:b/>
          <w:color w:val="A31515"/>
          <w:sz w:val="24"/>
          <w:szCs w:val="24"/>
          <w:highlight w:val="white"/>
        </w:rPr>
        <w:t>provider</w:t>
      </w:r>
      <w:r w:rsidRPr="00BB7088">
        <w:rPr>
          <w:rFonts w:ascii="Consolas" w:hAnsi="Consolas" w:cs="Consolas"/>
          <w:b/>
          <w:color w:val="0000FF"/>
          <w:sz w:val="24"/>
          <w:szCs w:val="24"/>
          <w:highlight w:val="white"/>
        </w:rPr>
        <w:t xml:space="preserve"> </w:t>
      </w:r>
      <w:proofErr w:type="spellStart"/>
      <w:r w:rsidRPr="00BB7088">
        <w:rPr>
          <w:rFonts w:ascii="Consolas" w:hAnsi="Consolas" w:cs="Consolas"/>
          <w:b/>
          <w:color w:val="FF0000"/>
          <w:sz w:val="24"/>
          <w:szCs w:val="24"/>
          <w:highlight w:val="white"/>
        </w:rPr>
        <w:t>invariantName</w:t>
      </w:r>
      <w:proofErr w:type="spellEnd"/>
      <w:r w:rsidRPr="00BB7088">
        <w:rPr>
          <w:rFonts w:ascii="Consolas" w:hAnsi="Consolas" w:cs="Consolas"/>
          <w:b/>
          <w:color w:val="0000FF"/>
          <w:sz w:val="24"/>
          <w:szCs w:val="24"/>
          <w:highlight w:val="white"/>
        </w:rPr>
        <w:t>=</w:t>
      </w:r>
      <w:r w:rsidRPr="00BB7088">
        <w:rPr>
          <w:rFonts w:ascii="Consolas" w:hAnsi="Consolas" w:cs="Consolas"/>
          <w:b/>
          <w:color w:val="000000"/>
          <w:sz w:val="24"/>
          <w:szCs w:val="24"/>
          <w:highlight w:val="white"/>
        </w:rPr>
        <w:t>"</w:t>
      </w:r>
      <w:proofErr w:type="spellStart"/>
      <w:r w:rsidRPr="00BB7088">
        <w:rPr>
          <w:rFonts w:ascii="Consolas" w:hAnsi="Consolas" w:cs="Consolas"/>
          <w:b/>
          <w:color w:val="0000FF"/>
          <w:sz w:val="24"/>
          <w:szCs w:val="24"/>
          <w:highlight w:val="white"/>
        </w:rPr>
        <w:t>System.Data.SQLite</w:t>
      </w:r>
      <w:proofErr w:type="spellEnd"/>
      <w:r w:rsidRPr="00BB7088">
        <w:rPr>
          <w:rFonts w:ascii="Consolas" w:hAnsi="Consolas" w:cs="Consolas"/>
          <w:b/>
          <w:color w:val="000000"/>
          <w:sz w:val="24"/>
          <w:szCs w:val="24"/>
          <w:highlight w:val="white"/>
        </w:rPr>
        <w:t>"</w:t>
      </w:r>
      <w:r w:rsidRPr="00BB7088">
        <w:rPr>
          <w:rFonts w:ascii="Consolas" w:hAnsi="Consolas" w:cs="Consolas"/>
          <w:b/>
          <w:color w:val="0000FF"/>
          <w:sz w:val="24"/>
          <w:szCs w:val="24"/>
          <w:highlight w:val="white"/>
        </w:rPr>
        <w:t xml:space="preserve"> </w:t>
      </w:r>
      <w:r w:rsidRPr="00BB7088">
        <w:rPr>
          <w:rFonts w:ascii="Consolas" w:hAnsi="Consolas" w:cs="Consolas"/>
          <w:b/>
          <w:color w:val="FF0000"/>
          <w:sz w:val="24"/>
          <w:szCs w:val="24"/>
          <w:highlight w:val="white"/>
        </w:rPr>
        <w:t>type</w:t>
      </w:r>
      <w:r w:rsidRPr="00BB7088">
        <w:rPr>
          <w:rFonts w:ascii="Consolas" w:hAnsi="Consolas" w:cs="Consolas"/>
          <w:b/>
          <w:color w:val="0000FF"/>
          <w:sz w:val="24"/>
          <w:szCs w:val="24"/>
          <w:highlight w:val="white"/>
        </w:rPr>
        <w:t>=</w:t>
      </w:r>
      <w:r w:rsidRPr="00BB7088">
        <w:rPr>
          <w:rFonts w:ascii="Consolas" w:hAnsi="Consolas" w:cs="Consolas"/>
          <w:b/>
          <w:color w:val="000000"/>
          <w:sz w:val="24"/>
          <w:szCs w:val="24"/>
          <w:highlight w:val="white"/>
        </w:rPr>
        <w:t>"</w:t>
      </w:r>
      <w:r w:rsidRPr="00BB7088">
        <w:rPr>
          <w:rFonts w:ascii="Consolas" w:hAnsi="Consolas" w:cs="Consolas"/>
          <w:b/>
          <w:color w:val="0000FF"/>
          <w:sz w:val="24"/>
          <w:szCs w:val="24"/>
          <w:highlight w:val="white"/>
        </w:rPr>
        <w:t>System.Data.SQLite.EF6.SQLiteProviderServices, System.Data.SQLite.EF6</w:t>
      </w:r>
      <w:r w:rsidRPr="00BB7088">
        <w:rPr>
          <w:rFonts w:ascii="Consolas" w:hAnsi="Consolas" w:cs="Consolas"/>
          <w:b/>
          <w:color w:val="000000"/>
          <w:sz w:val="24"/>
          <w:szCs w:val="24"/>
          <w:highlight w:val="white"/>
        </w:rPr>
        <w:t>"</w:t>
      </w:r>
      <w:r w:rsidRPr="00BB7088">
        <w:rPr>
          <w:rFonts w:ascii="Consolas" w:hAnsi="Consolas" w:cs="Consolas"/>
          <w:b/>
          <w:color w:val="0000FF"/>
          <w:sz w:val="24"/>
          <w:szCs w:val="24"/>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providers</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spellStart"/>
      <w:r w:rsidRPr="00BB7088">
        <w:rPr>
          <w:rFonts w:ascii="Consolas" w:hAnsi="Consolas" w:cs="Consolas"/>
          <w:color w:val="A31515"/>
          <w:sz w:val="19"/>
          <w:szCs w:val="19"/>
          <w:highlight w:val="white"/>
        </w:rPr>
        <w:t>defaultConnectionFactory</w:t>
      </w:r>
      <w:proofErr w:type="spellEnd"/>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type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 xml:space="preserve">System.Data.Entity.Infrastructure.LocalDbConnectionFactory, </w:t>
      </w:r>
      <w:proofErr w:type="spellStart"/>
      <w:r w:rsidRPr="00BB7088">
        <w:rPr>
          <w:rFonts w:ascii="Consolas" w:hAnsi="Consolas" w:cs="Consolas"/>
          <w:color w:val="0000FF"/>
          <w:sz w:val="19"/>
          <w:szCs w:val="19"/>
          <w:highlight w:val="white"/>
        </w:rPr>
        <w:t>EntityFramework</w:t>
      </w:r>
      <w:proofErr w:type="spellEnd"/>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proofErr w:type="gramStart"/>
      <w:r w:rsidRPr="00BB7088">
        <w:rPr>
          <w:rFonts w:ascii="Consolas" w:hAnsi="Consolas" w:cs="Consolas"/>
          <w:color w:val="A31515"/>
          <w:sz w:val="19"/>
          <w:szCs w:val="19"/>
          <w:highlight w:val="white"/>
        </w:rPr>
        <w:t>parameters</w:t>
      </w:r>
      <w:proofErr w:type="gramEnd"/>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parameter</w:t>
      </w:r>
      <w:r w:rsidRPr="00BB7088">
        <w:rPr>
          <w:rFonts w:ascii="Consolas" w:hAnsi="Consolas" w:cs="Consolas"/>
          <w:color w:val="0000FF"/>
          <w:sz w:val="19"/>
          <w:szCs w:val="19"/>
          <w:highlight w:val="white"/>
        </w:rPr>
        <w:t xml:space="preserve"> </w:t>
      </w:r>
      <w:r w:rsidRPr="00BB7088">
        <w:rPr>
          <w:rFonts w:ascii="Consolas" w:hAnsi="Consolas" w:cs="Consolas"/>
          <w:color w:val="FF0000"/>
          <w:sz w:val="19"/>
          <w:szCs w:val="19"/>
          <w:highlight w:val="white"/>
        </w:rPr>
        <w:t>value</w:t>
      </w:r>
      <w:r w:rsidRPr="00BB7088">
        <w:rPr>
          <w:rFonts w:ascii="Consolas" w:hAnsi="Consolas" w:cs="Consolas"/>
          <w:color w:val="0000FF"/>
          <w:sz w:val="19"/>
          <w:szCs w:val="19"/>
          <w:highlight w:val="white"/>
        </w:rPr>
        <w:t>=</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v11.0</w:t>
      </w:r>
      <w:r w:rsidRPr="00BB7088">
        <w:rPr>
          <w:rFonts w:ascii="Consolas" w:hAnsi="Consolas" w:cs="Consolas"/>
          <w:color w:val="000000"/>
          <w:sz w:val="19"/>
          <w:szCs w:val="19"/>
          <w:highlight w:val="white"/>
        </w:rPr>
        <w:t>"</w:t>
      </w:r>
      <w:r w:rsidRPr="00BB7088">
        <w:rPr>
          <w:rFonts w:ascii="Consolas" w:hAnsi="Consolas" w:cs="Consolas"/>
          <w:color w:val="0000FF"/>
          <w:sz w:val="19"/>
          <w:szCs w:val="19"/>
          <w:highlight w:val="white"/>
        </w:rPr>
        <w:t>/&gt;</w:t>
      </w:r>
    </w:p>
    <w:p w:rsidR="00BB7088" w:rsidRPr="00BB7088"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&lt;/</w:t>
      </w:r>
      <w:r w:rsidRPr="00BB7088">
        <w:rPr>
          <w:rFonts w:ascii="Consolas" w:hAnsi="Consolas" w:cs="Consolas"/>
          <w:color w:val="A31515"/>
          <w:sz w:val="19"/>
          <w:szCs w:val="19"/>
          <w:highlight w:val="white"/>
        </w:rPr>
        <w:t>parameters</w:t>
      </w:r>
      <w:r w:rsidRPr="00BB7088">
        <w:rPr>
          <w:rFonts w:ascii="Consolas" w:hAnsi="Consolas" w:cs="Consolas"/>
          <w:color w:val="0000FF"/>
          <w:sz w:val="19"/>
          <w:szCs w:val="19"/>
          <w:highlight w:val="white"/>
        </w:rPr>
        <w:t>&gt;</w:t>
      </w:r>
    </w:p>
    <w:p w:rsidR="00BB7088" w:rsidRPr="001D2775" w:rsidRDefault="00BB7088" w:rsidP="00BB7088">
      <w:pPr>
        <w:autoSpaceDE w:val="0"/>
        <w:autoSpaceDN w:val="0"/>
        <w:adjustRightInd w:val="0"/>
        <w:rPr>
          <w:rFonts w:ascii="Consolas" w:hAnsi="Consolas" w:cs="Consolas"/>
          <w:color w:val="000000"/>
          <w:sz w:val="19"/>
          <w:szCs w:val="19"/>
          <w:highlight w:val="white"/>
        </w:rPr>
      </w:pPr>
      <w:r w:rsidRPr="00BB7088">
        <w:rPr>
          <w:rFonts w:ascii="Consolas" w:hAnsi="Consolas" w:cs="Consolas"/>
          <w:color w:val="0000FF"/>
          <w:sz w:val="19"/>
          <w:szCs w:val="19"/>
          <w:highlight w:val="white"/>
        </w:rPr>
        <w:t xml:space="preserve">    </w:t>
      </w:r>
      <w:r w:rsidRPr="001D2775">
        <w:rPr>
          <w:rFonts w:ascii="Consolas" w:hAnsi="Consolas" w:cs="Consolas"/>
          <w:color w:val="0000FF"/>
          <w:sz w:val="19"/>
          <w:szCs w:val="19"/>
          <w:highlight w:val="white"/>
        </w:rPr>
        <w:t>&lt;/</w:t>
      </w:r>
      <w:proofErr w:type="spellStart"/>
      <w:r w:rsidRPr="001D2775">
        <w:rPr>
          <w:rFonts w:ascii="Consolas" w:hAnsi="Consolas" w:cs="Consolas"/>
          <w:color w:val="A31515"/>
          <w:sz w:val="19"/>
          <w:szCs w:val="19"/>
          <w:highlight w:val="white"/>
        </w:rPr>
        <w:t>defaultConnectionFactory</w:t>
      </w:r>
      <w:proofErr w:type="spellEnd"/>
      <w:r w:rsidRPr="001D2775">
        <w:rPr>
          <w:rFonts w:ascii="Consolas" w:hAnsi="Consolas" w:cs="Consolas"/>
          <w:color w:val="0000FF"/>
          <w:sz w:val="19"/>
          <w:szCs w:val="19"/>
          <w:highlight w:val="white"/>
        </w:rPr>
        <w:t>&gt;</w:t>
      </w:r>
    </w:p>
    <w:p w:rsidR="00BB7088" w:rsidRPr="001D2775" w:rsidRDefault="00BB7088" w:rsidP="00BB7088">
      <w:pPr>
        <w:autoSpaceDE w:val="0"/>
        <w:autoSpaceDN w:val="0"/>
        <w:adjustRightInd w:val="0"/>
        <w:rPr>
          <w:rFonts w:ascii="Consolas" w:hAnsi="Consolas" w:cs="Consolas"/>
          <w:color w:val="000000"/>
          <w:sz w:val="19"/>
          <w:szCs w:val="19"/>
          <w:highlight w:val="white"/>
        </w:rPr>
      </w:pPr>
      <w:r w:rsidRPr="001D2775">
        <w:rPr>
          <w:rFonts w:ascii="Consolas" w:hAnsi="Consolas" w:cs="Consolas"/>
          <w:color w:val="0000FF"/>
          <w:sz w:val="19"/>
          <w:szCs w:val="19"/>
          <w:highlight w:val="white"/>
        </w:rPr>
        <w:t xml:space="preserve">  &lt;/</w:t>
      </w:r>
      <w:proofErr w:type="spellStart"/>
      <w:r w:rsidRPr="001D2775">
        <w:rPr>
          <w:rFonts w:ascii="Consolas" w:hAnsi="Consolas" w:cs="Consolas"/>
          <w:color w:val="A31515"/>
          <w:sz w:val="19"/>
          <w:szCs w:val="19"/>
          <w:highlight w:val="white"/>
        </w:rPr>
        <w:t>entityFramework</w:t>
      </w:r>
      <w:proofErr w:type="spellEnd"/>
      <w:r w:rsidRPr="001D2775">
        <w:rPr>
          <w:rFonts w:ascii="Consolas" w:hAnsi="Consolas" w:cs="Consolas"/>
          <w:color w:val="0000FF"/>
          <w:sz w:val="19"/>
          <w:szCs w:val="19"/>
          <w:highlight w:val="white"/>
        </w:rPr>
        <w:t>&gt;</w:t>
      </w:r>
    </w:p>
    <w:p w:rsidR="00BB7088" w:rsidRPr="001D2775" w:rsidRDefault="00BB7088" w:rsidP="00BB7088">
      <w:pPr>
        <w:autoSpaceDE w:val="0"/>
        <w:autoSpaceDN w:val="0"/>
        <w:adjustRightInd w:val="0"/>
        <w:rPr>
          <w:rFonts w:ascii="Consolas" w:hAnsi="Consolas" w:cs="Consolas"/>
          <w:color w:val="000000"/>
          <w:sz w:val="19"/>
          <w:szCs w:val="19"/>
          <w:highlight w:val="white"/>
        </w:rPr>
      </w:pPr>
      <w:r w:rsidRPr="001D2775">
        <w:rPr>
          <w:rFonts w:ascii="Consolas" w:hAnsi="Consolas" w:cs="Consolas"/>
          <w:color w:val="0000FF"/>
          <w:sz w:val="19"/>
          <w:szCs w:val="19"/>
          <w:highlight w:val="white"/>
        </w:rPr>
        <w:lastRenderedPageBreak/>
        <w:t>&lt;/</w:t>
      </w:r>
      <w:r w:rsidRPr="001D2775">
        <w:rPr>
          <w:rFonts w:ascii="Consolas" w:hAnsi="Consolas" w:cs="Consolas"/>
          <w:color w:val="A31515"/>
          <w:sz w:val="19"/>
          <w:szCs w:val="19"/>
          <w:highlight w:val="white"/>
        </w:rPr>
        <w:t>configuration</w:t>
      </w:r>
      <w:r w:rsidRPr="001D2775">
        <w:rPr>
          <w:rFonts w:ascii="Consolas" w:hAnsi="Consolas" w:cs="Consolas"/>
          <w:color w:val="0000FF"/>
          <w:sz w:val="19"/>
          <w:szCs w:val="19"/>
          <w:highlight w:val="white"/>
        </w:rPr>
        <w:t>&gt;</w:t>
      </w:r>
    </w:p>
    <w:p w:rsidR="00BB7088" w:rsidRPr="001D2775" w:rsidRDefault="00BB7088" w:rsidP="00BB7088"/>
    <w:p w:rsidR="006E542A" w:rsidRPr="001D2775" w:rsidRDefault="006E542A">
      <w:pPr>
        <w:rPr>
          <w:rFonts w:cstheme="minorHAnsi"/>
        </w:rPr>
      </w:pPr>
    </w:p>
    <w:p w:rsidR="006E542A" w:rsidRPr="001D2775" w:rsidRDefault="006E542A">
      <w:pPr>
        <w:rPr>
          <w:rFonts w:cstheme="minorHAnsi"/>
        </w:rPr>
      </w:pPr>
    </w:p>
    <w:p w:rsidR="00CE2848" w:rsidRPr="001D2775" w:rsidRDefault="00CE2848" w:rsidP="00CE2848">
      <w:pPr>
        <w:pStyle w:val="Heading1"/>
        <w:rPr>
          <w:rFonts w:asciiTheme="minorHAnsi" w:hAnsiTheme="minorHAnsi"/>
        </w:rPr>
      </w:pPr>
      <w:bookmarkStart w:id="74" w:name="_Toc412623156"/>
      <w:r w:rsidRPr="001D2775">
        <w:rPr>
          <w:rFonts w:asciiTheme="minorHAnsi" w:hAnsiTheme="minorHAnsi"/>
        </w:rPr>
        <w:t xml:space="preserve">UI (User </w:t>
      </w:r>
      <w:proofErr w:type="spellStart"/>
      <w:r w:rsidRPr="001D2775">
        <w:rPr>
          <w:rFonts w:asciiTheme="minorHAnsi" w:hAnsiTheme="minorHAnsi"/>
        </w:rPr>
        <w:t>Inteface</w:t>
      </w:r>
      <w:proofErr w:type="spellEnd"/>
      <w:r w:rsidRPr="001D2775">
        <w:rPr>
          <w:rFonts w:asciiTheme="minorHAnsi" w:hAnsiTheme="minorHAnsi"/>
        </w:rPr>
        <w:t>)</w:t>
      </w:r>
      <w:bookmarkEnd w:id="74"/>
    </w:p>
    <w:p w:rsidR="006E542A" w:rsidRPr="001D2775" w:rsidRDefault="006E542A">
      <w:pPr>
        <w:rPr>
          <w:rFonts w:cstheme="minorHAnsi"/>
        </w:rPr>
      </w:pPr>
    </w:p>
    <w:p w:rsidR="00FE6B62" w:rsidRPr="001D2775" w:rsidRDefault="00FE6B62">
      <w:pPr>
        <w:rPr>
          <w:rFonts w:cstheme="minorHAnsi"/>
        </w:rPr>
      </w:pPr>
    </w:p>
    <w:p w:rsidR="00CE2848" w:rsidRPr="00C77294" w:rsidRDefault="00CE2848" w:rsidP="00CE2848">
      <w:pPr>
        <w:pStyle w:val="ListParagraph"/>
        <w:numPr>
          <w:ilvl w:val="0"/>
          <w:numId w:val="1"/>
        </w:numPr>
        <w:rPr>
          <w:rFonts w:cstheme="minorHAnsi"/>
        </w:rPr>
      </w:pPr>
      <w:r w:rsidRPr="00C77294">
        <w:rPr>
          <w:rFonts w:cstheme="minorHAnsi"/>
        </w:rPr>
        <w:t>Functional Requirements</w:t>
      </w:r>
    </w:p>
    <w:p w:rsidR="00CE2848" w:rsidRPr="00C77294" w:rsidRDefault="00CE2848" w:rsidP="00CE2848">
      <w:pPr>
        <w:rPr>
          <w:rFonts w:cstheme="minorHAnsi"/>
        </w:rPr>
      </w:pPr>
    </w:p>
    <w:p w:rsidR="00CE2848" w:rsidRPr="00C77294" w:rsidRDefault="00CE2848" w:rsidP="00CE2848">
      <w:pPr>
        <w:pStyle w:val="ListParagraph"/>
        <w:numPr>
          <w:ilvl w:val="0"/>
          <w:numId w:val="1"/>
        </w:numPr>
        <w:rPr>
          <w:rFonts w:cstheme="minorHAnsi"/>
        </w:rPr>
      </w:pPr>
      <w:r w:rsidRPr="00C77294">
        <w:rPr>
          <w:rFonts w:cstheme="minorHAnsi"/>
        </w:rPr>
        <w:t>Undo/Redo</w:t>
      </w:r>
    </w:p>
    <w:p w:rsidR="00CE2848" w:rsidRPr="00C77294" w:rsidRDefault="00CE2848" w:rsidP="00CE2848">
      <w:pPr>
        <w:pStyle w:val="ListParagraph"/>
        <w:numPr>
          <w:ilvl w:val="0"/>
          <w:numId w:val="1"/>
        </w:numPr>
        <w:rPr>
          <w:rFonts w:cstheme="minorHAnsi"/>
        </w:rPr>
      </w:pPr>
      <w:r w:rsidRPr="00C77294">
        <w:rPr>
          <w:rFonts w:cstheme="minorHAnsi"/>
        </w:rPr>
        <w:t xml:space="preserve">Navigation </w:t>
      </w:r>
    </w:p>
    <w:p w:rsidR="00CE2848" w:rsidRPr="00C77294" w:rsidRDefault="00CE2848" w:rsidP="00CE2848">
      <w:pPr>
        <w:pStyle w:val="ListParagraph"/>
        <w:numPr>
          <w:ilvl w:val="1"/>
          <w:numId w:val="1"/>
        </w:numPr>
        <w:rPr>
          <w:rFonts w:cstheme="minorHAnsi"/>
        </w:rPr>
      </w:pPr>
      <w:r w:rsidRPr="00C77294">
        <w:rPr>
          <w:rFonts w:cstheme="minorHAnsi"/>
        </w:rPr>
        <w:t>Forward/Backward</w:t>
      </w:r>
    </w:p>
    <w:p w:rsidR="00CE2848" w:rsidRPr="00C77294" w:rsidRDefault="00CE2848" w:rsidP="00CE2848">
      <w:pPr>
        <w:pStyle w:val="ListParagraph"/>
        <w:numPr>
          <w:ilvl w:val="1"/>
          <w:numId w:val="1"/>
        </w:numPr>
        <w:rPr>
          <w:rFonts w:cstheme="minorHAnsi"/>
        </w:rPr>
      </w:pPr>
      <w:r w:rsidRPr="00C77294">
        <w:rPr>
          <w:rFonts w:cstheme="minorHAnsi"/>
        </w:rPr>
        <w:t>History</w:t>
      </w:r>
    </w:p>
    <w:p w:rsidR="00CE2848" w:rsidRPr="00C77294" w:rsidRDefault="00CE2848" w:rsidP="00CE2848">
      <w:pPr>
        <w:rPr>
          <w:rFonts w:cstheme="minorHAnsi"/>
        </w:rPr>
      </w:pPr>
    </w:p>
    <w:p w:rsidR="00CE2848" w:rsidRPr="00C77294" w:rsidRDefault="00CE2848" w:rsidP="00CE2848">
      <w:pPr>
        <w:pStyle w:val="ListParagraph"/>
        <w:numPr>
          <w:ilvl w:val="0"/>
          <w:numId w:val="1"/>
        </w:numPr>
        <w:rPr>
          <w:rFonts w:cstheme="minorHAnsi"/>
        </w:rPr>
      </w:pPr>
      <w:r w:rsidRPr="00C77294">
        <w:rPr>
          <w:rFonts w:cstheme="minorHAnsi"/>
        </w:rPr>
        <w:t>Non-functional Requirements</w:t>
      </w:r>
    </w:p>
    <w:p w:rsidR="00CE2848" w:rsidRPr="00C77294" w:rsidRDefault="00CE2848" w:rsidP="00CE2848">
      <w:pPr>
        <w:pStyle w:val="ListParagraph"/>
        <w:numPr>
          <w:ilvl w:val="1"/>
          <w:numId w:val="1"/>
        </w:numPr>
        <w:rPr>
          <w:rFonts w:cstheme="minorHAnsi"/>
        </w:rPr>
      </w:pPr>
      <w:r w:rsidRPr="00C77294">
        <w:rPr>
          <w:rFonts w:cstheme="minorHAnsi"/>
        </w:rPr>
        <w:t>Look and feel should be modern, like Office 2013</w:t>
      </w:r>
    </w:p>
    <w:p w:rsidR="00CE2848" w:rsidRPr="00C77294" w:rsidRDefault="00CE2848" w:rsidP="00CE2848">
      <w:pPr>
        <w:pStyle w:val="ListParagraph"/>
        <w:numPr>
          <w:ilvl w:val="1"/>
          <w:numId w:val="1"/>
        </w:numPr>
        <w:rPr>
          <w:rFonts w:cstheme="minorHAnsi"/>
        </w:rPr>
      </w:pPr>
      <w:r w:rsidRPr="00C77294">
        <w:rPr>
          <w:rFonts w:cstheme="minorHAnsi"/>
        </w:rPr>
        <w:t>Development needs to be fast due to time/budget constraints</w:t>
      </w:r>
    </w:p>
    <w:p w:rsidR="00CE2848" w:rsidRPr="00C77294" w:rsidRDefault="00CE2848" w:rsidP="00CE2848">
      <w:pPr>
        <w:rPr>
          <w:rFonts w:cstheme="minorHAnsi"/>
        </w:rPr>
      </w:pPr>
    </w:p>
    <w:p w:rsidR="00CE2848" w:rsidRPr="00C77294" w:rsidRDefault="00CE2848" w:rsidP="00CE2848">
      <w:pPr>
        <w:rPr>
          <w:rFonts w:cstheme="minorHAnsi"/>
        </w:rPr>
      </w:pPr>
    </w:p>
    <w:p w:rsidR="00CE2848" w:rsidRPr="00C77294" w:rsidRDefault="00CE2848" w:rsidP="00CE2848">
      <w:pPr>
        <w:rPr>
          <w:rFonts w:cstheme="minorHAnsi"/>
        </w:rPr>
      </w:pPr>
      <w:r w:rsidRPr="00C77294">
        <w:rPr>
          <w:rFonts w:cstheme="minorHAnsi"/>
        </w:rPr>
        <w:t>Frameworks</w:t>
      </w:r>
    </w:p>
    <w:p w:rsidR="00CE2848" w:rsidRPr="00C77294" w:rsidRDefault="00CE2848" w:rsidP="00CE2848">
      <w:pPr>
        <w:rPr>
          <w:rFonts w:cstheme="minorHAnsi"/>
        </w:rPr>
      </w:pPr>
      <w:r w:rsidRPr="00C77294">
        <w:rPr>
          <w:rFonts w:cstheme="minorHAnsi"/>
        </w:rPr>
        <w:tab/>
      </w:r>
    </w:p>
    <w:p w:rsidR="00CE2848" w:rsidRPr="00C77294" w:rsidRDefault="00CE2848" w:rsidP="00CE2848">
      <w:pPr>
        <w:pStyle w:val="ListParagraph"/>
        <w:numPr>
          <w:ilvl w:val="0"/>
          <w:numId w:val="2"/>
        </w:numPr>
        <w:rPr>
          <w:rFonts w:cstheme="minorHAnsi"/>
        </w:rPr>
      </w:pPr>
      <w:r w:rsidRPr="00C77294">
        <w:rPr>
          <w:rFonts w:cstheme="minorHAnsi"/>
        </w:rPr>
        <w:t xml:space="preserve">Navigation: Magellan </w:t>
      </w:r>
    </w:p>
    <w:p w:rsidR="00CE2848" w:rsidRPr="00C77294" w:rsidRDefault="00CE2848" w:rsidP="00CE2848">
      <w:pPr>
        <w:pStyle w:val="ListParagraph"/>
        <w:numPr>
          <w:ilvl w:val="1"/>
          <w:numId w:val="2"/>
        </w:numPr>
        <w:rPr>
          <w:rFonts w:cstheme="minorHAnsi"/>
        </w:rPr>
      </w:pPr>
      <w:r w:rsidRPr="00C77294">
        <w:rPr>
          <w:rFonts w:cstheme="minorHAnsi"/>
        </w:rPr>
        <w:t>Magellan is a reasonably mature (since 2010) WPF framework designed to facilitate navigation in WPF applications based on a web-oriented approach like ASP.NET MVC. It gives us history and forward/back functions more or less out of the box. It does require the adoption of some conventions, and some code in the application startup to register each view with a controller, but that is a small price to pay.</w:t>
      </w:r>
    </w:p>
    <w:p w:rsidR="00CE2848" w:rsidRPr="00C77294" w:rsidRDefault="00CE2848" w:rsidP="00CE2848">
      <w:pPr>
        <w:pStyle w:val="ListParagraph"/>
        <w:ind w:left="1440"/>
        <w:rPr>
          <w:rFonts w:cstheme="minorHAnsi"/>
        </w:rPr>
      </w:pPr>
    </w:p>
    <w:p w:rsidR="00CE2848" w:rsidRPr="00C77294" w:rsidRDefault="00CE2848" w:rsidP="00CE2848">
      <w:pPr>
        <w:pStyle w:val="ListParagraph"/>
        <w:numPr>
          <w:ilvl w:val="1"/>
          <w:numId w:val="2"/>
        </w:numPr>
        <w:rPr>
          <w:rFonts w:cstheme="minorHAnsi"/>
        </w:rPr>
      </w:pPr>
      <w:r w:rsidRPr="00C77294">
        <w:rPr>
          <w:rFonts w:cstheme="minorHAnsi"/>
        </w:rPr>
        <w:t xml:space="preserve">Concept is: the Magellan controller handles routing of requests for object overview and detail pages. These are separated by physical placement and convention, and parameters are passed into them by the controller to allow </w:t>
      </w:r>
      <w:r w:rsidRPr="00C77294">
        <w:rPr>
          <w:rFonts w:cstheme="minorHAnsi"/>
        </w:rPr>
        <w:lastRenderedPageBreak/>
        <w:t xml:space="preserve">the </w:t>
      </w:r>
      <w:proofErr w:type="spellStart"/>
      <w:r w:rsidRPr="00C77294">
        <w:rPr>
          <w:rFonts w:cstheme="minorHAnsi"/>
        </w:rPr>
        <w:t>viewmodel</w:t>
      </w:r>
      <w:proofErr w:type="spellEnd"/>
      <w:r w:rsidRPr="00C77294">
        <w:rPr>
          <w:rFonts w:cstheme="minorHAnsi"/>
        </w:rPr>
        <w:t xml:space="preserve"> to initialize itself correctly. Then object-specific layout and logic concerns are handled by the individual view and </w:t>
      </w:r>
      <w:proofErr w:type="spellStart"/>
      <w:r w:rsidRPr="00C77294">
        <w:rPr>
          <w:rFonts w:cstheme="minorHAnsi"/>
        </w:rPr>
        <w:t>viewmodel</w:t>
      </w:r>
      <w:proofErr w:type="spellEnd"/>
      <w:r w:rsidRPr="00C77294">
        <w:rPr>
          <w:rFonts w:cstheme="minorHAnsi"/>
        </w:rPr>
        <w:t xml:space="preserve"> classes.</w:t>
      </w:r>
    </w:p>
    <w:p w:rsidR="00CE2848" w:rsidRPr="00C77294" w:rsidRDefault="00CE2848" w:rsidP="00CE2848">
      <w:pPr>
        <w:rPr>
          <w:rFonts w:cstheme="minorHAnsi"/>
        </w:rPr>
      </w:pPr>
    </w:p>
    <w:p w:rsidR="00CE2848" w:rsidRPr="00C77294" w:rsidRDefault="00CE2848" w:rsidP="00CE2848">
      <w:pPr>
        <w:pStyle w:val="ListParagraph"/>
        <w:numPr>
          <w:ilvl w:val="0"/>
          <w:numId w:val="2"/>
        </w:numPr>
        <w:rPr>
          <w:rFonts w:cstheme="minorHAnsi"/>
        </w:rPr>
      </w:pPr>
      <w:r w:rsidRPr="00C77294">
        <w:rPr>
          <w:rFonts w:cstheme="minorHAnsi"/>
        </w:rPr>
        <w:t xml:space="preserve">Look and Feel: </w:t>
      </w:r>
      <w:proofErr w:type="spellStart"/>
      <w:r w:rsidRPr="00C77294">
        <w:rPr>
          <w:rFonts w:cstheme="minorHAnsi"/>
        </w:rPr>
        <w:t>Mahapps.Metro</w:t>
      </w:r>
      <w:proofErr w:type="spellEnd"/>
    </w:p>
    <w:p w:rsidR="00CE2848" w:rsidRPr="00C77294" w:rsidRDefault="00CE2848" w:rsidP="00CE2848">
      <w:pPr>
        <w:pStyle w:val="ListParagraph"/>
        <w:numPr>
          <w:ilvl w:val="1"/>
          <w:numId w:val="2"/>
        </w:numPr>
        <w:rPr>
          <w:rFonts w:cstheme="minorHAnsi"/>
        </w:rPr>
      </w:pPr>
      <w:proofErr w:type="spellStart"/>
      <w:r w:rsidRPr="00C77294">
        <w:rPr>
          <w:rFonts w:cstheme="minorHAnsi"/>
        </w:rPr>
        <w:t>Mahapps.Metro</w:t>
      </w:r>
      <w:proofErr w:type="spellEnd"/>
      <w:r w:rsidRPr="00C77294">
        <w:rPr>
          <w:rFonts w:cstheme="minorHAnsi"/>
        </w:rPr>
        <w:t xml:space="preserve"> is an extremely successful design framework which gives a windows 8 or “metro” – like look and feel to WPF and Silverlight applications. It is widely used with good support and extensive documentation. We have used it with relative ease so far to generate a reasonably modern look and feel for the AC800PEC application and we are confident that we can make it even better with time.</w:t>
      </w:r>
    </w:p>
    <w:p w:rsidR="00CE2848" w:rsidRPr="00C77294" w:rsidRDefault="00CE2848" w:rsidP="00CE2848">
      <w:pPr>
        <w:ind w:firstLine="720"/>
        <w:rPr>
          <w:rFonts w:cstheme="minorHAnsi"/>
        </w:rPr>
      </w:pPr>
    </w:p>
    <w:p w:rsidR="00CE2848" w:rsidRPr="00C77294" w:rsidRDefault="00CE2848" w:rsidP="00CE2848">
      <w:pPr>
        <w:pStyle w:val="ListParagraph"/>
        <w:numPr>
          <w:ilvl w:val="0"/>
          <w:numId w:val="3"/>
        </w:numPr>
        <w:rPr>
          <w:rFonts w:cstheme="minorHAnsi"/>
        </w:rPr>
      </w:pPr>
      <w:proofErr w:type="spellStart"/>
      <w:r w:rsidRPr="00C77294">
        <w:rPr>
          <w:rFonts w:cstheme="minorHAnsi"/>
        </w:rPr>
        <w:t>MonitoredUndoRedo</w:t>
      </w:r>
      <w:proofErr w:type="spellEnd"/>
      <w:r w:rsidRPr="00C77294">
        <w:rPr>
          <w:rFonts w:cstheme="minorHAnsi"/>
        </w:rPr>
        <w:t>:</w:t>
      </w:r>
    </w:p>
    <w:p w:rsidR="00CE2848" w:rsidRPr="00C77294" w:rsidRDefault="00CE2848" w:rsidP="00CE2848">
      <w:pPr>
        <w:pStyle w:val="ListParagraph"/>
        <w:numPr>
          <w:ilvl w:val="1"/>
          <w:numId w:val="3"/>
        </w:numPr>
        <w:rPr>
          <w:rFonts w:cstheme="minorHAnsi"/>
        </w:rPr>
      </w:pPr>
      <w:r w:rsidRPr="00C77294">
        <w:rPr>
          <w:rFonts w:cstheme="minorHAnsi"/>
        </w:rPr>
        <w:t>We are planning to use this to enable Undo and redo in the UI layer. So far we have not implemented anything but it looks promising</w:t>
      </w:r>
    </w:p>
    <w:p w:rsidR="00CE2848" w:rsidRPr="00C77294" w:rsidRDefault="00CE2848" w:rsidP="00CE2848">
      <w:pPr>
        <w:rPr>
          <w:rFonts w:cstheme="minorHAnsi"/>
        </w:rPr>
      </w:pPr>
    </w:p>
    <w:p w:rsidR="00CE2848" w:rsidRPr="00C77294" w:rsidRDefault="00CE2848" w:rsidP="00CE2848">
      <w:pPr>
        <w:rPr>
          <w:rFonts w:cstheme="minorHAnsi"/>
        </w:rPr>
      </w:pPr>
    </w:p>
    <w:p w:rsidR="00CE2848" w:rsidRPr="00C77294" w:rsidRDefault="00CE2848" w:rsidP="00CE2848">
      <w:pPr>
        <w:rPr>
          <w:rFonts w:cstheme="minorHAnsi"/>
        </w:rPr>
      </w:pPr>
      <w:r w:rsidRPr="00C77294">
        <w:rPr>
          <w:rFonts w:cstheme="minorHAnsi"/>
        </w:rPr>
        <w:t>Screenshots of app so far:</w:t>
      </w:r>
    </w:p>
    <w:p w:rsidR="00CE2848" w:rsidRPr="00C77294" w:rsidRDefault="00CE2848" w:rsidP="00CE2848">
      <w:pPr>
        <w:rPr>
          <w:rFonts w:cstheme="minorHAnsi"/>
        </w:rPr>
      </w:pPr>
    </w:p>
    <w:p w:rsidR="00CE2848" w:rsidRPr="00C77294" w:rsidRDefault="00CE2848" w:rsidP="00CE2848">
      <w:pPr>
        <w:rPr>
          <w:rFonts w:cstheme="minorHAnsi"/>
          <w:noProof/>
        </w:rPr>
      </w:pPr>
      <w:r w:rsidRPr="00C77294">
        <w:rPr>
          <w:rFonts w:cstheme="minorHAnsi"/>
          <w:noProof/>
        </w:rPr>
        <w:t>Landing Page:</w:t>
      </w:r>
    </w:p>
    <w:p w:rsidR="00CE2848" w:rsidRPr="00C77294" w:rsidRDefault="00CE2848" w:rsidP="00CE2848">
      <w:pPr>
        <w:rPr>
          <w:rFonts w:cstheme="minorHAnsi"/>
        </w:rPr>
      </w:pPr>
      <w:r w:rsidRPr="00C77294">
        <w:rPr>
          <w:rFonts w:cstheme="minorHAnsi"/>
          <w:noProof/>
        </w:rPr>
        <w:lastRenderedPageBreak/>
        <w:drawing>
          <wp:inline distT="0" distB="0" distL="0" distR="0">
            <wp:extent cx="13209905" cy="6096000"/>
            <wp:effectExtent l="0" t="5397" r="5397" b="539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13209905" cy="6096000"/>
                    </a:xfrm>
                    <a:prstGeom prst="rect">
                      <a:avLst/>
                    </a:prstGeom>
                    <a:noFill/>
                    <a:ln>
                      <a:noFill/>
                    </a:ln>
                  </pic:spPr>
                </pic:pic>
              </a:graphicData>
            </a:graphic>
          </wp:inline>
        </w:drawing>
      </w:r>
    </w:p>
    <w:p w:rsidR="00CE2848" w:rsidRPr="00C77294" w:rsidRDefault="00CE2848" w:rsidP="00CE2848">
      <w:pPr>
        <w:rPr>
          <w:rFonts w:cstheme="minorHAnsi"/>
        </w:rPr>
      </w:pPr>
      <w:r w:rsidRPr="00C77294">
        <w:rPr>
          <w:rFonts w:cstheme="minorHAnsi"/>
        </w:rPr>
        <w:lastRenderedPageBreak/>
        <w:br w:type="page"/>
      </w:r>
    </w:p>
    <w:p w:rsidR="00CE2848" w:rsidRPr="00C77294" w:rsidRDefault="00CE2848" w:rsidP="00CE2848">
      <w:pPr>
        <w:rPr>
          <w:rFonts w:cstheme="minorHAnsi"/>
        </w:rPr>
      </w:pPr>
      <w:r w:rsidRPr="00C77294">
        <w:rPr>
          <w:rFonts w:cstheme="minorHAnsi"/>
        </w:rPr>
        <w:lastRenderedPageBreak/>
        <w:t xml:space="preserve">Roles list view (so far </w:t>
      </w:r>
      <w:proofErr w:type="spellStart"/>
      <w:r w:rsidRPr="00C77294">
        <w:rPr>
          <w:rFonts w:cstheme="minorHAnsi"/>
        </w:rPr>
        <w:t>readonly</w:t>
      </w:r>
      <w:proofErr w:type="spellEnd"/>
      <w:r w:rsidRPr="00C77294">
        <w:rPr>
          <w:rFonts w:cstheme="minorHAnsi"/>
        </w:rPr>
        <w:t>)</w:t>
      </w:r>
      <w:r w:rsidRPr="00C77294">
        <w:rPr>
          <w:rFonts w:cstheme="minorHAnsi"/>
          <w:noProof/>
        </w:rPr>
        <w:drawing>
          <wp:inline distT="0" distB="0" distL="0" distR="0">
            <wp:extent cx="5761990" cy="2723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723515"/>
                    </a:xfrm>
                    <a:prstGeom prst="rect">
                      <a:avLst/>
                    </a:prstGeom>
                    <a:noFill/>
                    <a:ln>
                      <a:noFill/>
                    </a:ln>
                  </pic:spPr>
                </pic:pic>
              </a:graphicData>
            </a:graphic>
          </wp:inline>
        </w:drawing>
      </w:r>
    </w:p>
    <w:p w:rsidR="00C77294" w:rsidRPr="00C77294" w:rsidRDefault="00C77294" w:rsidP="00CE2848">
      <w:pPr>
        <w:rPr>
          <w:rFonts w:cstheme="minorHAnsi"/>
        </w:rPr>
      </w:pPr>
    </w:p>
    <w:p w:rsidR="00C77294" w:rsidRPr="00C77294" w:rsidRDefault="00C77294" w:rsidP="00CE2848">
      <w:pPr>
        <w:rPr>
          <w:rFonts w:cstheme="minorHAnsi"/>
        </w:rPr>
      </w:pPr>
    </w:p>
    <w:p w:rsidR="00C77294" w:rsidRPr="00C77294" w:rsidRDefault="00C77294" w:rsidP="00CE2848">
      <w:pPr>
        <w:rPr>
          <w:rFonts w:cstheme="minorHAnsi"/>
        </w:rPr>
      </w:pPr>
    </w:p>
    <w:p w:rsidR="00C77294" w:rsidRPr="00C77294" w:rsidRDefault="00C77294" w:rsidP="00C77294">
      <w:pPr>
        <w:pStyle w:val="Heading2"/>
        <w:rPr>
          <w:rFonts w:asciiTheme="minorHAnsi" w:hAnsiTheme="minorHAnsi" w:cstheme="minorHAnsi"/>
        </w:rPr>
      </w:pPr>
      <w:bookmarkStart w:id="75" w:name="_Toc412623157"/>
      <w:r w:rsidRPr="00C77294">
        <w:rPr>
          <w:rFonts w:asciiTheme="minorHAnsi" w:hAnsiTheme="minorHAnsi" w:cstheme="minorHAnsi"/>
        </w:rPr>
        <w:t>UI Undo Framework (Monitored Undo Framework)</w:t>
      </w:r>
      <w:bookmarkEnd w:id="75"/>
    </w:p>
    <w:p w:rsidR="00CE2848" w:rsidRPr="00C77294" w:rsidRDefault="00CE2848" w:rsidP="00CE2848">
      <w:pPr>
        <w:rPr>
          <w:rFonts w:cstheme="minorHAnsi"/>
        </w:rPr>
      </w:pPr>
    </w:p>
    <w:p w:rsidR="00FE6B62" w:rsidRPr="00C77294" w:rsidRDefault="00FE6B62">
      <w:pPr>
        <w:rPr>
          <w:rFonts w:cstheme="minorHAnsi"/>
        </w:rPr>
      </w:pPr>
    </w:p>
    <w:p w:rsidR="00C77294" w:rsidRPr="00C77294" w:rsidRDefault="00C77294" w:rsidP="00C77294">
      <w:pPr>
        <w:pStyle w:val="Heading3"/>
        <w:rPr>
          <w:rStyle w:val="Emphasis"/>
          <w:b w:val="0"/>
          <w:i w:val="0"/>
          <w:color w:val="003A5B" w:themeColor="accent1" w:themeShade="80"/>
          <w:sz w:val="24"/>
          <w:rPrChange w:id="76" w:author="Anas Skiti" w:date="2015-02-24T18:23:00Z">
            <w:rPr>
              <w:rStyle w:val="Emphasis"/>
              <w:rFonts w:asciiTheme="minorHAnsi" w:eastAsiaTheme="minorEastAsia" w:hAnsiTheme="minorHAnsi" w:cs="Times New Roman"/>
              <w:b w:val="0"/>
              <w:bCs w:val="0"/>
              <w:i w:val="0"/>
              <w:iCs w:val="0"/>
              <w:color w:val="003A5B" w:themeColor="accent1" w:themeShade="80"/>
              <w:spacing w:val="10"/>
              <w:szCs w:val="28"/>
              <w:lang w:eastAsia="ja-JP"/>
            </w:rPr>
          </w:rPrChange>
        </w:rPr>
      </w:pPr>
      <w:bookmarkStart w:id="77" w:name="_Toc412623158"/>
      <w:r w:rsidRPr="00C77294">
        <w:rPr>
          <w:rStyle w:val="Emphasis"/>
          <w:b w:val="0"/>
          <w:i w:val="0"/>
          <w:color w:val="003A5B" w:themeColor="accent1" w:themeShade="80"/>
          <w:sz w:val="24"/>
        </w:rPr>
        <w:t>Summary</w:t>
      </w:r>
      <w:bookmarkEnd w:id="77"/>
    </w:p>
    <w:p w:rsidR="00C77294" w:rsidRPr="00C77294" w:rsidRDefault="00C77294" w:rsidP="00C77294">
      <w:pPr>
        <w:rPr>
          <w:rFonts w:cstheme="minorHAnsi"/>
          <w:szCs w:val="20"/>
        </w:rPr>
      </w:pPr>
      <w:r w:rsidRPr="00C77294">
        <w:rPr>
          <w:rFonts w:cstheme="minorHAnsi"/>
        </w:rPr>
        <w:t>Undo (and Redo) is a feature expected by most users, especially with complex or well established applications. The monitored undo framework provides a foundation for Undo / Redo, making it simple to track and apply in various portions of the application.</w:t>
      </w:r>
    </w:p>
    <w:p w:rsidR="00C77294" w:rsidRPr="00462CAB" w:rsidRDefault="00C77294" w:rsidP="00C77294">
      <w:pPr>
        <w:pStyle w:val="Heading3"/>
        <w:rPr>
          <w:rStyle w:val="Strong"/>
          <w:color w:val="003A5B" w:themeColor="accent1" w:themeShade="80"/>
        </w:rPr>
      </w:pPr>
      <w:bookmarkStart w:id="78" w:name="_Toc412623159"/>
      <w:r w:rsidRPr="00C77294">
        <w:rPr>
          <w:rStyle w:val="Strong"/>
          <w:color w:val="003A5B" w:themeColor="accent1" w:themeShade="80"/>
        </w:rPr>
        <w:t>Design Goals</w:t>
      </w:r>
      <w:bookmarkEnd w:id="78"/>
    </w:p>
    <w:p w:rsidR="00C77294" w:rsidRPr="00C77294" w:rsidRDefault="00C77294" w:rsidP="00C77294">
      <w:pPr>
        <w:rPr>
          <w:rFonts w:cstheme="minorHAnsi"/>
        </w:rPr>
      </w:pPr>
      <w:r w:rsidRPr="00C77294">
        <w:rPr>
          <w:rFonts w:cstheme="minorHAnsi"/>
        </w:rPr>
        <w:t>The implementation has the following design attributes:</w:t>
      </w:r>
    </w:p>
    <w:p w:rsidR="00C77294" w:rsidRPr="00C77294" w:rsidRDefault="00C77294" w:rsidP="00C77294">
      <w:pPr>
        <w:pStyle w:val="ListParagraph"/>
        <w:numPr>
          <w:ilvl w:val="0"/>
          <w:numId w:val="14"/>
        </w:numPr>
        <w:spacing w:after="180"/>
        <w:rPr>
          <w:rFonts w:cstheme="minorHAnsi"/>
        </w:rPr>
      </w:pPr>
      <w:r w:rsidRPr="00C77294">
        <w:rPr>
          <w:rFonts w:cstheme="minorHAnsi"/>
        </w:rPr>
        <w:t>Generic, re-usable design that can be used with a variety of applications.</w:t>
      </w:r>
    </w:p>
    <w:p w:rsidR="00C77294" w:rsidRPr="00C77294" w:rsidRDefault="00C77294" w:rsidP="00C77294">
      <w:pPr>
        <w:pStyle w:val="ListParagraph"/>
        <w:numPr>
          <w:ilvl w:val="0"/>
          <w:numId w:val="14"/>
        </w:numPr>
        <w:spacing w:after="180"/>
        <w:rPr>
          <w:rFonts w:cstheme="minorHAnsi"/>
        </w:rPr>
      </w:pPr>
      <w:r w:rsidRPr="00C77294">
        <w:rPr>
          <w:rFonts w:cstheme="minorHAnsi"/>
        </w:rPr>
        <w:t>Simple usage patterns.</w:t>
      </w:r>
    </w:p>
    <w:p w:rsidR="00C77294" w:rsidRPr="00C77294" w:rsidRDefault="00C77294" w:rsidP="00FC7DEA">
      <w:pPr>
        <w:pStyle w:val="ListParagraph"/>
        <w:numPr>
          <w:ilvl w:val="0"/>
          <w:numId w:val="14"/>
        </w:numPr>
        <w:spacing w:after="180"/>
        <w:rPr>
          <w:rStyle w:val="Emphasis"/>
          <w:rFonts w:cstheme="minorHAnsi"/>
        </w:rPr>
      </w:pPr>
      <w:r w:rsidRPr="00C77294">
        <w:rPr>
          <w:rFonts w:cstheme="minorHAnsi"/>
        </w:rPr>
        <w:t>A “change monitoring” approach, rather than a “command model” approach.</w:t>
      </w:r>
      <w:r w:rsidR="00FC7DEA" w:rsidRPr="00C77294">
        <w:rPr>
          <w:rStyle w:val="Emphasis"/>
          <w:rFonts w:cstheme="minorHAnsi"/>
        </w:rPr>
        <w:t xml:space="preserve"> </w:t>
      </w:r>
    </w:p>
    <w:p w:rsidR="00C77294" w:rsidRPr="00C77294" w:rsidRDefault="00C77294" w:rsidP="00C77294">
      <w:pPr>
        <w:pStyle w:val="Heading3"/>
        <w:rPr>
          <w:rStyle w:val="Emphasis"/>
          <w:b w:val="0"/>
          <w:i w:val="0"/>
          <w:color w:val="003A5B" w:themeColor="accent1" w:themeShade="80"/>
          <w:sz w:val="24"/>
          <w:rPrChange w:id="79" w:author="Anas Skiti" w:date="2015-02-24T18:23:00Z">
            <w:rPr>
              <w:rStyle w:val="Emphasis"/>
              <w:rFonts w:asciiTheme="minorHAnsi" w:hAnsiTheme="minorHAnsi" w:cs="Times New Roman"/>
              <w:i w:val="0"/>
              <w:iCs w:val="0"/>
              <w:color w:val="003A5B" w:themeColor="accent1" w:themeShade="80"/>
              <w:spacing w:val="10"/>
              <w:szCs w:val="28"/>
              <w:lang w:eastAsia="ja-JP"/>
            </w:rPr>
          </w:rPrChange>
        </w:rPr>
      </w:pPr>
      <w:bookmarkStart w:id="80" w:name="_Toc412623161"/>
      <w:r w:rsidRPr="00C77294">
        <w:rPr>
          <w:rStyle w:val="Emphasis"/>
          <w:b w:val="0"/>
          <w:i w:val="0"/>
          <w:color w:val="003A5B" w:themeColor="accent1" w:themeShade="80"/>
          <w:sz w:val="24"/>
        </w:rPr>
        <w:t>Classes</w:t>
      </w:r>
      <w:bookmarkEnd w:id="80"/>
    </w:p>
    <w:p w:rsidR="00C77294" w:rsidRPr="00C77294" w:rsidRDefault="00C77294" w:rsidP="00C77294">
      <w:pPr>
        <w:pStyle w:val="Heading4"/>
        <w:rPr>
          <w:rStyle w:val="Strong"/>
          <w:color w:val="005889" w:themeColor="accent1" w:themeShade="BF"/>
          <w:rPrChange w:id="81" w:author="Anas Skiti" w:date="2015-02-24T18:23:00Z">
            <w:rPr>
              <w:rStyle w:val="Strong"/>
              <w:rFonts w:asciiTheme="minorHAnsi" w:hAnsiTheme="minorHAnsi"/>
              <w:i w:val="0"/>
              <w:iCs w:val="0"/>
            </w:rPr>
          </w:rPrChange>
        </w:rPr>
      </w:pPr>
      <w:proofErr w:type="spellStart"/>
      <w:r w:rsidRPr="00C77294">
        <w:rPr>
          <w:rStyle w:val="Strong"/>
          <w:color w:val="005889" w:themeColor="accent1" w:themeShade="BF"/>
        </w:rPr>
        <w:t>UndoService</w:t>
      </w:r>
      <w:proofErr w:type="spellEnd"/>
    </w:p>
    <w:p w:rsidR="00C77294" w:rsidRPr="00C77294" w:rsidRDefault="00C77294" w:rsidP="00C77294">
      <w:pPr>
        <w:rPr>
          <w:rFonts w:cstheme="minorHAnsi"/>
        </w:rPr>
      </w:pPr>
      <w:proofErr w:type="spellStart"/>
      <w:r w:rsidRPr="00C77294">
        <w:rPr>
          <w:rStyle w:val="CodeChar"/>
          <w:rFonts w:asciiTheme="minorHAnsi" w:hAnsiTheme="minorHAnsi" w:cstheme="minorHAnsi"/>
        </w:rPr>
        <w:t>UndoService</w:t>
      </w:r>
      <w:proofErr w:type="spellEnd"/>
      <w:r w:rsidRPr="00C77294">
        <w:rPr>
          <w:rFonts w:cstheme="minorHAnsi"/>
        </w:rPr>
        <w:t xml:space="preserve"> is the top level of the undo / redo system. It contains one or more </w:t>
      </w:r>
      <w:proofErr w:type="spellStart"/>
      <w:r w:rsidRPr="00C77294">
        <w:rPr>
          <w:rStyle w:val="CodeChar"/>
          <w:rFonts w:asciiTheme="minorHAnsi" w:hAnsiTheme="minorHAnsi" w:cstheme="minorHAnsi"/>
        </w:rPr>
        <w:t>UndoRoot</w:t>
      </w:r>
      <w:r w:rsidRPr="00C77294">
        <w:rPr>
          <w:rFonts w:cstheme="minorHAnsi"/>
        </w:rPr>
        <w:t>s</w:t>
      </w:r>
      <w:proofErr w:type="spellEnd"/>
      <w:r w:rsidRPr="00C77294">
        <w:rPr>
          <w:rFonts w:cstheme="minorHAnsi"/>
        </w:rPr>
        <w:t xml:space="preserve">, accessible via the indexer on the </w:t>
      </w:r>
      <w:proofErr w:type="spellStart"/>
      <w:r w:rsidRPr="00C77294">
        <w:rPr>
          <w:rStyle w:val="CodeChar"/>
          <w:rFonts w:asciiTheme="minorHAnsi" w:hAnsiTheme="minorHAnsi" w:cstheme="minorHAnsi"/>
        </w:rPr>
        <w:t>UndoService</w:t>
      </w:r>
      <w:proofErr w:type="spellEnd"/>
      <w:r w:rsidRPr="00C77294">
        <w:rPr>
          <w:rFonts w:cstheme="minorHAnsi"/>
        </w:rPr>
        <w:t>.</w:t>
      </w:r>
    </w:p>
    <w:p w:rsidR="00C77294" w:rsidRPr="00C77294" w:rsidRDefault="00C77294" w:rsidP="00C77294">
      <w:pPr>
        <w:rPr>
          <w:rFonts w:cstheme="minorHAnsi"/>
        </w:rPr>
      </w:pPr>
      <w:proofErr w:type="spellStart"/>
      <w:r w:rsidRPr="00C77294">
        <w:rPr>
          <w:rStyle w:val="CodeChar"/>
          <w:rFonts w:asciiTheme="minorHAnsi" w:hAnsiTheme="minorHAnsi" w:cstheme="minorHAnsi"/>
        </w:rPr>
        <w:t>UndoService.Current</w:t>
      </w:r>
      <w:proofErr w:type="spellEnd"/>
      <w:r w:rsidRPr="00C77294">
        <w:rPr>
          <w:rFonts w:cstheme="minorHAnsi"/>
        </w:rPr>
        <w:t xml:space="preserve"> property will return the singleton instance of the </w:t>
      </w:r>
      <w:proofErr w:type="spellStart"/>
      <w:r w:rsidRPr="00C77294">
        <w:rPr>
          <w:rStyle w:val="CodeChar"/>
          <w:rFonts w:asciiTheme="minorHAnsi" w:hAnsiTheme="minorHAnsi" w:cstheme="minorHAnsi"/>
        </w:rPr>
        <w:t>UndoService</w:t>
      </w:r>
      <w:proofErr w:type="spellEnd"/>
      <w:r w:rsidRPr="00C77294">
        <w:rPr>
          <w:rFonts w:cstheme="minorHAnsi"/>
        </w:rPr>
        <w:t>. Use this when interacting with the undo service.</w:t>
      </w:r>
    </w:p>
    <w:p w:rsidR="00C77294" w:rsidRPr="00C77294" w:rsidRDefault="00C77294" w:rsidP="00C77294">
      <w:pPr>
        <w:rPr>
          <w:rFonts w:cstheme="minorHAnsi"/>
        </w:rPr>
      </w:pPr>
      <w:proofErr w:type="spellStart"/>
      <w:proofErr w:type="gramStart"/>
      <w:r w:rsidRPr="00C77294">
        <w:rPr>
          <w:rStyle w:val="CodeChar"/>
          <w:rFonts w:asciiTheme="minorHAnsi" w:hAnsiTheme="minorHAnsi" w:cstheme="minorHAnsi"/>
        </w:rPr>
        <w:lastRenderedPageBreak/>
        <w:t>UndoService.Current</w:t>
      </w:r>
      <w:proofErr w:type="spellEnd"/>
      <w:r w:rsidRPr="00C77294">
        <w:rPr>
          <w:rStyle w:val="CodeChar"/>
          <w:rFonts w:asciiTheme="minorHAnsi" w:hAnsiTheme="minorHAnsi" w:cstheme="minorHAnsi"/>
        </w:rPr>
        <w:t>[</w:t>
      </w:r>
      <w:proofErr w:type="spellStart"/>
      <w:proofErr w:type="gramEnd"/>
      <w:r w:rsidRPr="00C77294">
        <w:rPr>
          <w:rStyle w:val="CodeChar"/>
          <w:rFonts w:asciiTheme="minorHAnsi" w:hAnsiTheme="minorHAnsi" w:cstheme="minorHAnsi"/>
        </w:rPr>
        <w:t>modelRoot</w:t>
      </w:r>
      <w:proofErr w:type="spellEnd"/>
      <w:r w:rsidRPr="00C77294">
        <w:rPr>
          <w:rStyle w:val="CodeChar"/>
          <w:rFonts w:asciiTheme="minorHAnsi" w:hAnsiTheme="minorHAnsi" w:cstheme="minorHAnsi"/>
        </w:rPr>
        <w:t>]</w:t>
      </w:r>
      <w:r w:rsidRPr="00C77294">
        <w:rPr>
          <w:rFonts w:cstheme="minorHAnsi"/>
        </w:rPr>
        <w:t xml:space="preserve"> will return an instance of </w:t>
      </w:r>
      <w:proofErr w:type="spellStart"/>
      <w:r w:rsidRPr="00C77294">
        <w:rPr>
          <w:rStyle w:val="CodeChar"/>
          <w:rFonts w:asciiTheme="minorHAnsi" w:hAnsiTheme="minorHAnsi" w:cstheme="minorHAnsi"/>
        </w:rPr>
        <w:t>UndoRoot</w:t>
      </w:r>
      <w:proofErr w:type="spellEnd"/>
      <w:r w:rsidRPr="00C77294">
        <w:rPr>
          <w:rFonts w:cstheme="minorHAnsi"/>
        </w:rPr>
        <w:t xml:space="preserve"> for the specified </w:t>
      </w:r>
      <w:proofErr w:type="spellStart"/>
      <w:r w:rsidRPr="00C77294">
        <w:rPr>
          <w:rStyle w:val="CodeChar"/>
          <w:rFonts w:asciiTheme="minorHAnsi" w:hAnsiTheme="minorHAnsi" w:cstheme="minorHAnsi"/>
        </w:rPr>
        <w:t>modelRoot</w:t>
      </w:r>
      <w:proofErr w:type="spellEnd"/>
      <w:r w:rsidRPr="00C77294">
        <w:rPr>
          <w:rFonts w:cstheme="minorHAnsi"/>
        </w:rPr>
        <w:t>.</w:t>
      </w:r>
    </w:p>
    <w:p w:rsidR="00C77294" w:rsidRPr="00C77294" w:rsidRDefault="00C77294" w:rsidP="00C77294">
      <w:pPr>
        <w:rPr>
          <w:rFonts w:cstheme="minorHAnsi"/>
        </w:rPr>
      </w:pPr>
    </w:p>
    <w:p w:rsidR="00C77294" w:rsidRPr="00C77294" w:rsidRDefault="00C77294" w:rsidP="00C77294">
      <w:pPr>
        <w:pStyle w:val="Heading4"/>
        <w:rPr>
          <w:rStyle w:val="Strong"/>
          <w:color w:val="005889" w:themeColor="accent1" w:themeShade="BF"/>
          <w:rPrChange w:id="82" w:author="Anas Skiti" w:date="2015-02-24T18:23:00Z">
            <w:rPr>
              <w:rStyle w:val="Strong"/>
              <w:rFonts w:asciiTheme="minorHAnsi" w:hAnsiTheme="minorHAnsi"/>
            </w:rPr>
          </w:rPrChange>
        </w:rPr>
      </w:pPr>
      <w:proofErr w:type="spellStart"/>
      <w:r w:rsidRPr="00C77294">
        <w:rPr>
          <w:rStyle w:val="Strong"/>
          <w:color w:val="005889" w:themeColor="accent1" w:themeShade="BF"/>
        </w:rPr>
        <w:t>UndoRoot</w:t>
      </w:r>
      <w:proofErr w:type="spellEnd"/>
    </w:p>
    <w:p w:rsidR="00C77294" w:rsidRPr="00C77294" w:rsidRDefault="00C77294" w:rsidP="00C77294">
      <w:pPr>
        <w:rPr>
          <w:rFonts w:cstheme="minorHAnsi"/>
        </w:rPr>
      </w:pPr>
      <w:proofErr w:type="spellStart"/>
      <w:r w:rsidRPr="00C77294">
        <w:rPr>
          <w:rStyle w:val="CodeChar"/>
          <w:rFonts w:asciiTheme="minorHAnsi" w:hAnsiTheme="minorHAnsi" w:cstheme="minorHAnsi"/>
        </w:rPr>
        <w:t>UndoRoot</w:t>
      </w:r>
      <w:proofErr w:type="spellEnd"/>
      <w:r w:rsidRPr="00C77294">
        <w:rPr>
          <w:rFonts w:cstheme="minorHAnsi"/>
        </w:rPr>
        <w:t xml:space="preserve"> collects changes related to a specific document or instance of a model. This allows an application to track multiple, distinct undo stacks. This class has most of the public API methods that you’ll use to undo, redo, and add changes.</w:t>
      </w:r>
    </w:p>
    <w:p w:rsidR="00C77294" w:rsidRPr="00C77294" w:rsidRDefault="00C77294" w:rsidP="00C77294">
      <w:pPr>
        <w:rPr>
          <w:rFonts w:cstheme="minorHAnsi"/>
        </w:rPr>
      </w:pPr>
      <w:r w:rsidRPr="00C77294">
        <w:rPr>
          <w:rFonts w:cstheme="minorHAnsi"/>
        </w:rPr>
        <w:t xml:space="preserve">Contains FIFO stacks of </w:t>
      </w:r>
      <w:proofErr w:type="spellStart"/>
      <w:r w:rsidRPr="00C77294">
        <w:rPr>
          <w:rStyle w:val="CodeChar"/>
          <w:rFonts w:asciiTheme="minorHAnsi" w:hAnsiTheme="minorHAnsi" w:cstheme="minorHAnsi"/>
        </w:rPr>
        <w:t>ChangeSet</w:t>
      </w:r>
      <w:r w:rsidRPr="00C77294">
        <w:rPr>
          <w:rFonts w:cstheme="minorHAnsi"/>
        </w:rPr>
        <w:t>s</w:t>
      </w:r>
      <w:proofErr w:type="spellEnd"/>
      <w:r w:rsidRPr="00C77294">
        <w:rPr>
          <w:rFonts w:cstheme="minorHAnsi"/>
        </w:rPr>
        <w:t xml:space="preserve"> for undo and redo actions. Includes the logic to manage the undo and redo stacks. For example, the redo stack is cleared whenever a new undo </w:t>
      </w:r>
      <w:proofErr w:type="spellStart"/>
      <w:r w:rsidRPr="00C77294">
        <w:rPr>
          <w:rStyle w:val="CodeChar"/>
          <w:rFonts w:asciiTheme="minorHAnsi" w:hAnsiTheme="minorHAnsi" w:cstheme="minorHAnsi"/>
        </w:rPr>
        <w:t>ChangeSet</w:t>
      </w:r>
      <w:proofErr w:type="spellEnd"/>
      <w:r w:rsidRPr="00C77294">
        <w:rPr>
          <w:rFonts w:cstheme="minorHAnsi"/>
        </w:rPr>
        <w:t xml:space="preserve"> is added.</w:t>
      </w:r>
    </w:p>
    <w:p w:rsidR="00C77294" w:rsidRPr="00C77294" w:rsidRDefault="00C77294" w:rsidP="00C77294">
      <w:pPr>
        <w:rPr>
          <w:rFonts w:cstheme="minorHAnsi"/>
        </w:rPr>
      </w:pPr>
      <w:proofErr w:type="spellStart"/>
      <w:proofErr w:type="gramStart"/>
      <w:r w:rsidRPr="00C77294">
        <w:rPr>
          <w:rStyle w:val="CodeChar"/>
          <w:rFonts w:asciiTheme="minorHAnsi" w:hAnsiTheme="minorHAnsi" w:cstheme="minorHAnsi"/>
        </w:rPr>
        <w:t>UndoRoot.Undo</w:t>
      </w:r>
      <w:proofErr w:type="spellEnd"/>
      <w:r w:rsidRPr="00C77294">
        <w:rPr>
          <w:rStyle w:val="CodeChar"/>
          <w:rFonts w:asciiTheme="minorHAnsi" w:hAnsiTheme="minorHAnsi" w:cstheme="minorHAnsi"/>
        </w:rPr>
        <w:t>(</w:t>
      </w:r>
      <w:proofErr w:type="gramEnd"/>
      <w:r w:rsidRPr="00C77294">
        <w:rPr>
          <w:rStyle w:val="CodeChar"/>
          <w:rFonts w:asciiTheme="minorHAnsi" w:hAnsiTheme="minorHAnsi" w:cstheme="minorHAnsi"/>
        </w:rPr>
        <w:t>)</w:t>
      </w:r>
      <w:r w:rsidRPr="00C77294">
        <w:rPr>
          <w:rFonts w:cstheme="minorHAnsi"/>
        </w:rPr>
        <w:t xml:space="preserve"> will undo the last operation. (Overloads available)</w:t>
      </w:r>
    </w:p>
    <w:p w:rsidR="00C77294" w:rsidRPr="00C77294" w:rsidRDefault="00C77294" w:rsidP="00C77294">
      <w:pPr>
        <w:rPr>
          <w:rFonts w:cstheme="minorHAnsi"/>
        </w:rPr>
      </w:pPr>
      <w:proofErr w:type="spellStart"/>
      <w:proofErr w:type="gramStart"/>
      <w:r w:rsidRPr="00C77294">
        <w:rPr>
          <w:rStyle w:val="CodeChar"/>
          <w:rFonts w:asciiTheme="minorHAnsi" w:hAnsiTheme="minorHAnsi" w:cstheme="minorHAnsi"/>
        </w:rPr>
        <w:t>UndoRoot.Redo</w:t>
      </w:r>
      <w:proofErr w:type="spellEnd"/>
      <w:r w:rsidRPr="00C77294">
        <w:rPr>
          <w:rStyle w:val="CodeChar"/>
          <w:rFonts w:asciiTheme="minorHAnsi" w:hAnsiTheme="minorHAnsi" w:cstheme="minorHAnsi"/>
        </w:rPr>
        <w:t>(</w:t>
      </w:r>
      <w:proofErr w:type="gramEnd"/>
      <w:r w:rsidRPr="00C77294">
        <w:rPr>
          <w:rStyle w:val="CodeChar"/>
          <w:rFonts w:asciiTheme="minorHAnsi" w:hAnsiTheme="minorHAnsi" w:cstheme="minorHAnsi"/>
        </w:rPr>
        <w:t>)</w:t>
      </w:r>
      <w:r w:rsidRPr="00C77294">
        <w:rPr>
          <w:rFonts w:cstheme="minorHAnsi"/>
        </w:rPr>
        <w:t xml:space="preserve"> will redo the last operation. (Overloads available)</w:t>
      </w:r>
    </w:p>
    <w:p w:rsidR="00C77294" w:rsidRPr="00C77294" w:rsidRDefault="00C77294" w:rsidP="00C77294">
      <w:pPr>
        <w:rPr>
          <w:rFonts w:cstheme="minorHAnsi"/>
        </w:rPr>
      </w:pPr>
      <w:proofErr w:type="spellStart"/>
      <w:proofErr w:type="gramStart"/>
      <w:r w:rsidRPr="00C77294">
        <w:rPr>
          <w:rStyle w:val="CodeChar"/>
          <w:rFonts w:asciiTheme="minorHAnsi" w:hAnsiTheme="minorHAnsi" w:cstheme="minorHAnsi"/>
        </w:rPr>
        <w:t>UndoRoot.AddChange</w:t>
      </w:r>
      <w:proofErr w:type="spellEnd"/>
      <w:r w:rsidRPr="00C77294">
        <w:rPr>
          <w:rStyle w:val="CodeChar"/>
          <w:rFonts w:asciiTheme="minorHAnsi" w:hAnsiTheme="minorHAnsi" w:cstheme="minorHAnsi"/>
        </w:rPr>
        <w:t>(</w:t>
      </w:r>
      <w:proofErr w:type="gramEnd"/>
      <w:r w:rsidRPr="00C77294">
        <w:rPr>
          <w:rStyle w:val="CodeChar"/>
          <w:rFonts w:asciiTheme="minorHAnsi" w:hAnsiTheme="minorHAnsi" w:cstheme="minorHAnsi"/>
        </w:rPr>
        <w:t>)</w:t>
      </w:r>
      <w:r w:rsidRPr="00C77294">
        <w:rPr>
          <w:rFonts w:cstheme="minorHAnsi"/>
        </w:rPr>
        <w:t xml:space="preserve"> will add a new </w:t>
      </w:r>
      <w:r w:rsidRPr="00C77294">
        <w:rPr>
          <w:rStyle w:val="CodeChar"/>
          <w:rFonts w:asciiTheme="minorHAnsi" w:hAnsiTheme="minorHAnsi" w:cstheme="minorHAnsi"/>
        </w:rPr>
        <w:t>Change</w:t>
      </w:r>
      <w:r w:rsidRPr="00C77294">
        <w:rPr>
          <w:rFonts w:cstheme="minorHAnsi"/>
        </w:rPr>
        <w:t xml:space="preserve"> to the system. </w:t>
      </w:r>
      <w:proofErr w:type="spellStart"/>
      <w:r w:rsidRPr="00C77294">
        <w:rPr>
          <w:rStyle w:val="CodeChar"/>
          <w:rFonts w:asciiTheme="minorHAnsi" w:hAnsiTheme="minorHAnsi" w:cstheme="minorHAnsi"/>
        </w:rPr>
        <w:t>ChangeSets</w:t>
      </w:r>
      <w:proofErr w:type="spellEnd"/>
      <w:r w:rsidRPr="00C77294">
        <w:rPr>
          <w:rFonts w:cstheme="minorHAnsi"/>
        </w:rPr>
        <w:t xml:space="preserve"> are automatically created as needed.</w:t>
      </w:r>
    </w:p>
    <w:p w:rsidR="00C77294" w:rsidRPr="00C77294" w:rsidRDefault="00C77294" w:rsidP="00C77294">
      <w:pPr>
        <w:rPr>
          <w:rFonts w:cstheme="minorHAnsi"/>
        </w:rPr>
      </w:pPr>
      <w:proofErr w:type="spellStart"/>
      <w:proofErr w:type="gramStart"/>
      <w:r w:rsidRPr="00C77294">
        <w:rPr>
          <w:rStyle w:val="CodeChar"/>
          <w:rFonts w:asciiTheme="minorHAnsi" w:hAnsiTheme="minorHAnsi" w:cstheme="minorHAnsi"/>
        </w:rPr>
        <w:t>UndoRoot.Clear</w:t>
      </w:r>
      <w:proofErr w:type="spellEnd"/>
      <w:r w:rsidRPr="00C77294">
        <w:rPr>
          <w:rStyle w:val="CodeChar"/>
          <w:rFonts w:asciiTheme="minorHAnsi" w:hAnsiTheme="minorHAnsi" w:cstheme="minorHAnsi"/>
        </w:rPr>
        <w:t>(</w:t>
      </w:r>
      <w:proofErr w:type="gramEnd"/>
      <w:r w:rsidRPr="00C77294">
        <w:rPr>
          <w:rStyle w:val="CodeChar"/>
          <w:rFonts w:asciiTheme="minorHAnsi" w:hAnsiTheme="minorHAnsi" w:cstheme="minorHAnsi"/>
        </w:rPr>
        <w:t>)</w:t>
      </w:r>
      <w:r w:rsidRPr="00C77294">
        <w:rPr>
          <w:rFonts w:cstheme="minorHAnsi"/>
        </w:rPr>
        <w:t xml:space="preserve"> will clear the undo and redo stacks.</w:t>
      </w:r>
    </w:p>
    <w:p w:rsidR="00C77294" w:rsidRPr="00C77294" w:rsidRDefault="00C77294" w:rsidP="00C77294">
      <w:pPr>
        <w:rPr>
          <w:rStyle w:val="Strong"/>
          <w:rFonts w:cstheme="minorHAnsi"/>
        </w:rPr>
      </w:pPr>
    </w:p>
    <w:p w:rsidR="00C77294" w:rsidRPr="00C77294" w:rsidRDefault="00C77294" w:rsidP="00C77294">
      <w:pPr>
        <w:pStyle w:val="Heading4"/>
        <w:rPr>
          <w:rStyle w:val="Strong"/>
          <w:color w:val="005889" w:themeColor="accent1" w:themeShade="BF"/>
          <w:rPrChange w:id="83" w:author="Anas Skiti" w:date="2015-02-24T18:23:00Z">
            <w:rPr>
              <w:rStyle w:val="Strong"/>
              <w:rFonts w:asciiTheme="minorHAnsi" w:hAnsiTheme="minorHAnsi"/>
            </w:rPr>
          </w:rPrChange>
        </w:rPr>
      </w:pPr>
      <w:proofErr w:type="spellStart"/>
      <w:r w:rsidRPr="00C77294">
        <w:rPr>
          <w:rStyle w:val="Strong"/>
          <w:color w:val="005889" w:themeColor="accent1" w:themeShade="BF"/>
        </w:rPr>
        <w:t>ChangeSet</w:t>
      </w:r>
      <w:proofErr w:type="spellEnd"/>
    </w:p>
    <w:p w:rsidR="00C77294" w:rsidRPr="00C77294" w:rsidRDefault="00C77294" w:rsidP="00C77294">
      <w:pPr>
        <w:rPr>
          <w:rFonts w:cstheme="minorHAnsi"/>
        </w:rPr>
      </w:pPr>
      <w:proofErr w:type="spellStart"/>
      <w:r w:rsidRPr="00C77294">
        <w:rPr>
          <w:rStyle w:val="CodeChar"/>
          <w:rFonts w:asciiTheme="minorHAnsi" w:hAnsiTheme="minorHAnsi" w:cstheme="minorHAnsi"/>
        </w:rPr>
        <w:t>ChangeSet</w:t>
      </w:r>
      <w:proofErr w:type="spellEnd"/>
      <w:r w:rsidRPr="00C77294">
        <w:rPr>
          <w:rFonts w:cstheme="minorHAnsi"/>
        </w:rPr>
        <w:t xml:space="preserve"> has a collection of </w:t>
      </w:r>
      <w:r w:rsidRPr="00C77294">
        <w:rPr>
          <w:rStyle w:val="CodeChar"/>
          <w:rFonts w:asciiTheme="minorHAnsi" w:hAnsiTheme="minorHAnsi" w:cstheme="minorHAnsi"/>
        </w:rPr>
        <w:t>Change</w:t>
      </w:r>
      <w:r w:rsidRPr="00C77294">
        <w:rPr>
          <w:rFonts w:cstheme="minorHAnsi"/>
        </w:rPr>
        <w:t xml:space="preserve"> instances.  It represents a unit of undo or redo work.</w:t>
      </w:r>
    </w:p>
    <w:p w:rsidR="00C77294" w:rsidRPr="00C77294" w:rsidRDefault="00C77294" w:rsidP="00C77294">
      <w:pPr>
        <w:rPr>
          <w:rStyle w:val="IntenseEmphasis"/>
          <w:rFonts w:cstheme="minorHAnsi"/>
        </w:rPr>
      </w:pPr>
    </w:p>
    <w:p w:rsidR="00C77294" w:rsidRPr="00C77294" w:rsidRDefault="00C77294" w:rsidP="00C77294">
      <w:pPr>
        <w:pStyle w:val="Heading4"/>
        <w:rPr>
          <w:rStyle w:val="Strong"/>
          <w:color w:val="005889" w:themeColor="accent1" w:themeShade="BF"/>
          <w:rPrChange w:id="84" w:author="Anas Skiti" w:date="2015-02-24T18:23:00Z">
            <w:rPr>
              <w:rStyle w:val="Strong"/>
              <w:rFonts w:asciiTheme="minorHAnsi" w:hAnsiTheme="minorHAnsi"/>
            </w:rPr>
          </w:rPrChange>
        </w:rPr>
      </w:pPr>
      <w:r w:rsidRPr="00C77294">
        <w:rPr>
          <w:rStyle w:val="IntenseEmphasis"/>
          <w:color w:val="005889" w:themeColor="accent1" w:themeShade="BF"/>
        </w:rPr>
        <w:t>Change</w:t>
      </w:r>
    </w:p>
    <w:p w:rsidR="00C77294" w:rsidRPr="00C77294" w:rsidRDefault="00C77294" w:rsidP="00C77294">
      <w:pPr>
        <w:rPr>
          <w:rFonts w:cstheme="minorHAnsi"/>
        </w:rPr>
      </w:pPr>
      <w:r w:rsidRPr="00C77294">
        <w:rPr>
          <w:rFonts w:cstheme="minorHAnsi"/>
        </w:rPr>
        <w:t xml:space="preserve">Change is an individual action to perform when undoing or redoing a </w:t>
      </w:r>
      <w:proofErr w:type="spellStart"/>
      <w:r w:rsidRPr="00C77294">
        <w:rPr>
          <w:rStyle w:val="CodeChar"/>
          <w:rFonts w:asciiTheme="minorHAnsi" w:hAnsiTheme="minorHAnsi" w:cstheme="minorHAnsi"/>
        </w:rPr>
        <w:t>ChangeSet</w:t>
      </w:r>
      <w:proofErr w:type="spellEnd"/>
      <w:r w:rsidRPr="00C77294">
        <w:rPr>
          <w:rFonts w:cstheme="minorHAnsi"/>
        </w:rPr>
        <w:t xml:space="preserve">. The Change class contains </w:t>
      </w:r>
      <w:proofErr w:type="gramStart"/>
      <w:r w:rsidRPr="00C77294">
        <w:rPr>
          <w:rStyle w:val="CodeChar"/>
          <w:rFonts w:asciiTheme="minorHAnsi" w:hAnsiTheme="minorHAnsi" w:cstheme="minorHAnsi"/>
        </w:rPr>
        <w:t>Action(</w:t>
      </w:r>
      <w:proofErr w:type="gramEnd"/>
      <w:r w:rsidRPr="00C77294">
        <w:rPr>
          <w:rStyle w:val="CodeChar"/>
          <w:rFonts w:asciiTheme="minorHAnsi" w:hAnsiTheme="minorHAnsi" w:cstheme="minorHAnsi"/>
        </w:rPr>
        <w:t>)</w:t>
      </w:r>
      <w:r w:rsidRPr="00C77294">
        <w:rPr>
          <w:rFonts w:cstheme="minorHAnsi"/>
        </w:rPr>
        <w:t xml:space="preserve"> delegates (or lambdas) that perform the undo and redo operations.</w:t>
      </w:r>
    </w:p>
    <w:p w:rsidR="00C77294" w:rsidRPr="00C77294" w:rsidRDefault="00C77294" w:rsidP="00C77294">
      <w:pPr>
        <w:pStyle w:val="Heading4"/>
        <w:rPr>
          <w:rStyle w:val="Strong"/>
          <w:color w:val="005889" w:themeColor="accent1" w:themeShade="BF"/>
          <w:rPrChange w:id="85" w:author="Anas Skiti" w:date="2015-02-24T18:23:00Z">
            <w:rPr>
              <w:rStyle w:val="Strong"/>
              <w:rFonts w:asciiTheme="minorHAnsi" w:hAnsiTheme="minorHAnsi"/>
            </w:rPr>
          </w:rPrChange>
        </w:rPr>
      </w:pPr>
      <w:proofErr w:type="spellStart"/>
      <w:r w:rsidRPr="00C77294">
        <w:rPr>
          <w:rStyle w:val="Strong"/>
          <w:color w:val="005889" w:themeColor="accent1" w:themeShade="BF"/>
        </w:rPr>
        <w:t>UndoBatch</w:t>
      </w:r>
      <w:proofErr w:type="spellEnd"/>
      <w:r w:rsidRPr="00C77294">
        <w:rPr>
          <w:rStyle w:val="Strong"/>
          <w:color w:val="005889" w:themeColor="accent1" w:themeShade="BF"/>
        </w:rPr>
        <w:t xml:space="preserve"> </w:t>
      </w:r>
    </w:p>
    <w:p w:rsidR="00C77294" w:rsidRPr="00C77294" w:rsidRDefault="00C77294" w:rsidP="00C77294">
      <w:pPr>
        <w:rPr>
          <w:rFonts w:cstheme="minorHAnsi"/>
        </w:rPr>
      </w:pPr>
      <w:r w:rsidRPr="00C77294">
        <w:rPr>
          <w:rFonts w:cstheme="minorHAnsi"/>
        </w:rPr>
        <w:t xml:space="preserve">Is a "scope based" helper that can group changes into a single </w:t>
      </w:r>
      <w:proofErr w:type="spellStart"/>
      <w:proofErr w:type="gramStart"/>
      <w:r w:rsidRPr="00C77294">
        <w:rPr>
          <w:rStyle w:val="CodeChar"/>
          <w:rFonts w:asciiTheme="minorHAnsi" w:hAnsiTheme="minorHAnsi" w:cstheme="minorHAnsi"/>
        </w:rPr>
        <w:t>ChangeSet</w:t>
      </w:r>
      <w:proofErr w:type="spellEnd"/>
      <w:r w:rsidRPr="00C77294">
        <w:rPr>
          <w:rFonts w:cstheme="minorHAnsi"/>
        </w:rPr>
        <w:t>.</w:t>
      </w:r>
      <w:proofErr w:type="gramEnd"/>
      <w:r w:rsidRPr="00C77294">
        <w:rPr>
          <w:rFonts w:cstheme="minorHAnsi"/>
        </w:rPr>
        <w:t xml:space="preserve"> It detects new </w:t>
      </w:r>
      <w:r w:rsidRPr="00C77294">
        <w:rPr>
          <w:rStyle w:val="CodeChar"/>
          <w:rFonts w:asciiTheme="minorHAnsi" w:hAnsiTheme="minorHAnsi" w:cstheme="minorHAnsi"/>
        </w:rPr>
        <w:t>Change</w:t>
      </w:r>
      <w:r w:rsidRPr="00C77294">
        <w:rPr>
          <w:rFonts w:cstheme="minorHAnsi"/>
        </w:rPr>
        <w:t xml:space="preserve">s that occur and automatically groups them into a single </w:t>
      </w:r>
      <w:proofErr w:type="spellStart"/>
      <w:r w:rsidRPr="00C77294">
        <w:rPr>
          <w:rStyle w:val="CodeChar"/>
          <w:rFonts w:asciiTheme="minorHAnsi" w:hAnsiTheme="minorHAnsi" w:cstheme="minorHAnsi"/>
        </w:rPr>
        <w:t>ChangeSet</w:t>
      </w:r>
      <w:proofErr w:type="spellEnd"/>
      <w:r w:rsidRPr="00C77294">
        <w:rPr>
          <w:rFonts w:cstheme="minorHAnsi"/>
        </w:rPr>
        <w:t>.</w:t>
      </w:r>
    </w:p>
    <w:p w:rsidR="00C77294" w:rsidRPr="00C77294" w:rsidRDefault="00C77294" w:rsidP="00C77294">
      <w:pPr>
        <w:rPr>
          <w:rFonts w:cstheme="minorHAnsi"/>
        </w:rPr>
      </w:pPr>
      <w:proofErr w:type="spellStart"/>
      <w:r w:rsidRPr="00C77294">
        <w:rPr>
          <w:rStyle w:val="CodeChar"/>
          <w:rFonts w:asciiTheme="minorHAnsi" w:hAnsiTheme="minorHAnsi" w:cstheme="minorHAnsi"/>
        </w:rPr>
        <w:t>UndoBatch</w:t>
      </w:r>
      <w:proofErr w:type="spellEnd"/>
      <w:r w:rsidRPr="00C77294">
        <w:rPr>
          <w:rFonts w:cstheme="minorHAnsi"/>
        </w:rPr>
        <w:t xml:space="preserve"> is designed similarly to the </w:t>
      </w:r>
      <w:proofErr w:type="spellStart"/>
      <w:r w:rsidRPr="00C77294">
        <w:rPr>
          <w:rStyle w:val="CodeChar"/>
          <w:rFonts w:asciiTheme="minorHAnsi" w:hAnsiTheme="minorHAnsi" w:cstheme="minorHAnsi"/>
        </w:rPr>
        <w:t>TransactionScope</w:t>
      </w:r>
      <w:proofErr w:type="spellEnd"/>
      <w:r w:rsidRPr="00C77294">
        <w:rPr>
          <w:rFonts w:cstheme="minorHAnsi"/>
        </w:rPr>
        <w:t xml:space="preserve"> class in the .NET framework. It is most useful via a </w:t>
      </w:r>
      <w:r w:rsidRPr="00C77294">
        <w:rPr>
          <w:rStyle w:val="CodeChar"/>
          <w:rFonts w:asciiTheme="minorHAnsi" w:hAnsiTheme="minorHAnsi" w:cstheme="minorHAnsi"/>
        </w:rPr>
        <w:t>using</w:t>
      </w:r>
      <w:r w:rsidRPr="00C77294">
        <w:rPr>
          <w:rFonts w:cstheme="minorHAnsi"/>
        </w:rPr>
        <w:t xml:space="preserve"> block that contains a set of changes. </w:t>
      </w:r>
      <w:proofErr w:type="spellStart"/>
      <w:r w:rsidRPr="00C77294">
        <w:rPr>
          <w:rStyle w:val="CodeChar"/>
          <w:rFonts w:asciiTheme="minorHAnsi" w:hAnsiTheme="minorHAnsi" w:cstheme="minorHAnsi"/>
        </w:rPr>
        <w:t>UndoBatch</w:t>
      </w:r>
      <w:proofErr w:type="spellEnd"/>
      <w:r w:rsidRPr="00C77294">
        <w:rPr>
          <w:rFonts w:cstheme="minorHAnsi"/>
        </w:rPr>
        <w:t xml:space="preserve"> will start a new batch at the start of the </w:t>
      </w:r>
      <w:r w:rsidRPr="00C77294">
        <w:rPr>
          <w:rStyle w:val="CodeChar"/>
          <w:rFonts w:asciiTheme="minorHAnsi" w:hAnsiTheme="minorHAnsi" w:cstheme="minorHAnsi"/>
        </w:rPr>
        <w:t>using</w:t>
      </w:r>
      <w:r w:rsidRPr="00C77294">
        <w:rPr>
          <w:rFonts w:cstheme="minorHAnsi"/>
        </w:rPr>
        <w:t xml:space="preserve"> block and then close that batch at the end of the </w:t>
      </w:r>
      <w:r w:rsidRPr="00C77294">
        <w:rPr>
          <w:rStyle w:val="CodeChar"/>
          <w:rFonts w:asciiTheme="minorHAnsi" w:hAnsiTheme="minorHAnsi" w:cstheme="minorHAnsi"/>
        </w:rPr>
        <w:t>using</w:t>
      </w:r>
      <w:r w:rsidRPr="00C77294">
        <w:rPr>
          <w:rFonts w:cstheme="minorHAnsi"/>
        </w:rPr>
        <w:t xml:space="preserve"> statement, when the </w:t>
      </w:r>
      <w:r w:rsidRPr="00C77294">
        <w:rPr>
          <w:rStyle w:val="CodeChar"/>
          <w:rFonts w:asciiTheme="minorHAnsi" w:hAnsiTheme="minorHAnsi" w:cstheme="minorHAnsi"/>
        </w:rPr>
        <w:t>Dispose</w:t>
      </w:r>
      <w:r w:rsidRPr="00C77294">
        <w:rPr>
          <w:rFonts w:cstheme="minorHAnsi"/>
        </w:rPr>
        <w:t xml:space="preserve"> method is called.</w:t>
      </w:r>
    </w:p>
    <w:p w:rsidR="00C77294" w:rsidRPr="00C77294" w:rsidRDefault="00C77294" w:rsidP="00C77294">
      <w:pPr>
        <w:rPr>
          <w:rStyle w:val="IntenseEmphasis"/>
          <w:rFonts w:cstheme="minorHAnsi"/>
        </w:rPr>
      </w:pPr>
      <w:proofErr w:type="spellStart"/>
      <w:r w:rsidRPr="00C77294">
        <w:rPr>
          <w:rStyle w:val="CodeChar"/>
          <w:rFonts w:asciiTheme="minorHAnsi" w:hAnsiTheme="minorHAnsi" w:cstheme="minorHAnsi"/>
        </w:rPr>
        <w:t>UndoBatch</w:t>
      </w:r>
      <w:proofErr w:type="spellEnd"/>
      <w:r w:rsidRPr="00C77294">
        <w:rPr>
          <w:rFonts w:cstheme="minorHAnsi"/>
        </w:rPr>
        <w:t xml:space="preserve"> supports nested usage, but will only ever start a single </w:t>
      </w:r>
      <w:proofErr w:type="spellStart"/>
      <w:r w:rsidRPr="00C77294">
        <w:rPr>
          <w:rStyle w:val="CodeChar"/>
          <w:rFonts w:asciiTheme="minorHAnsi" w:hAnsiTheme="minorHAnsi" w:cstheme="minorHAnsi"/>
        </w:rPr>
        <w:t>ChangeSet</w:t>
      </w:r>
      <w:proofErr w:type="spellEnd"/>
      <w:r w:rsidRPr="00C77294">
        <w:rPr>
          <w:rFonts w:cstheme="minorHAnsi"/>
        </w:rPr>
        <w:t xml:space="preserve">. This means that the top-most </w:t>
      </w:r>
      <w:proofErr w:type="spellStart"/>
      <w:r w:rsidRPr="00C77294">
        <w:rPr>
          <w:rStyle w:val="CodeChar"/>
          <w:rFonts w:asciiTheme="minorHAnsi" w:hAnsiTheme="minorHAnsi" w:cstheme="minorHAnsi"/>
        </w:rPr>
        <w:t>UndoBatch</w:t>
      </w:r>
      <w:proofErr w:type="spellEnd"/>
      <w:r w:rsidRPr="00C77294">
        <w:rPr>
          <w:rFonts w:cstheme="minorHAnsi"/>
        </w:rPr>
        <w:t xml:space="preserve"> controls the batching boundary.</w:t>
      </w:r>
    </w:p>
    <w:p w:rsidR="00C77294" w:rsidRPr="00FC7DEA" w:rsidRDefault="00C77294" w:rsidP="00C77294">
      <w:pPr>
        <w:pStyle w:val="Heading4"/>
        <w:rPr>
          <w:rStyle w:val="IntenseEmphasis"/>
          <w:color w:val="005889" w:themeColor="accent1" w:themeShade="BF"/>
        </w:rPr>
      </w:pPr>
      <w:proofErr w:type="spellStart"/>
      <w:r w:rsidRPr="00C77294">
        <w:rPr>
          <w:rStyle w:val="IntenseEmphasis"/>
          <w:color w:val="005889" w:themeColor="accent1" w:themeShade="BF"/>
        </w:rPr>
        <w:t>DefaultChangeFactory</w:t>
      </w:r>
      <w:proofErr w:type="spellEnd"/>
    </w:p>
    <w:p w:rsidR="00C77294" w:rsidRPr="00C77294" w:rsidRDefault="00C77294" w:rsidP="00C77294">
      <w:pPr>
        <w:rPr>
          <w:rFonts w:cstheme="minorHAnsi"/>
          <w:szCs w:val="20"/>
        </w:rPr>
      </w:pPr>
      <w:proofErr w:type="spellStart"/>
      <w:r w:rsidRPr="00C77294">
        <w:rPr>
          <w:rStyle w:val="CodeChar"/>
          <w:rFonts w:asciiTheme="minorHAnsi" w:hAnsiTheme="minorHAnsi" w:cstheme="minorHAnsi"/>
        </w:rPr>
        <w:t>DefaultChangeFactory</w:t>
      </w:r>
      <w:proofErr w:type="spellEnd"/>
      <w:r w:rsidRPr="00C77294">
        <w:rPr>
          <w:rFonts w:cstheme="minorHAnsi"/>
        </w:rPr>
        <w:t xml:space="preserve"> is a static utility class that helps populate the undo system with </w:t>
      </w:r>
      <w:proofErr w:type="spellStart"/>
      <w:r w:rsidRPr="00C77294">
        <w:rPr>
          <w:rStyle w:val="CodeChar"/>
          <w:rFonts w:asciiTheme="minorHAnsi" w:hAnsiTheme="minorHAnsi" w:cstheme="minorHAnsi"/>
        </w:rPr>
        <w:t>ChangeSet</w:t>
      </w:r>
      <w:proofErr w:type="spellEnd"/>
      <w:r w:rsidRPr="00C77294">
        <w:rPr>
          <w:rFonts w:cstheme="minorHAnsi"/>
        </w:rPr>
        <w:t xml:space="preserve"> and </w:t>
      </w:r>
      <w:r w:rsidRPr="00C77294">
        <w:rPr>
          <w:rStyle w:val="CodeChar"/>
          <w:rFonts w:asciiTheme="minorHAnsi" w:hAnsiTheme="minorHAnsi" w:cstheme="minorHAnsi"/>
        </w:rPr>
        <w:t>Change</w:t>
      </w:r>
      <w:r w:rsidRPr="00C77294">
        <w:rPr>
          <w:rFonts w:cstheme="minorHAnsi"/>
        </w:rPr>
        <w:t xml:space="preserve"> instances. The default implementation uses reflection to access the properties of a class.</w:t>
      </w:r>
    </w:p>
    <w:p w:rsidR="00C77294" w:rsidRPr="00C77294" w:rsidRDefault="00C77294" w:rsidP="00C77294">
      <w:pPr>
        <w:pStyle w:val="Heading3"/>
        <w:rPr>
          <w:rFonts w:asciiTheme="minorHAnsi" w:hAnsiTheme="minorHAnsi" w:cstheme="minorHAnsi"/>
        </w:rPr>
      </w:pPr>
      <w:bookmarkStart w:id="86" w:name="_Toc412623164"/>
      <w:r w:rsidRPr="00C77294">
        <w:rPr>
          <w:rFonts w:asciiTheme="minorHAnsi" w:hAnsiTheme="minorHAnsi" w:cstheme="minorHAnsi"/>
        </w:rPr>
        <w:lastRenderedPageBreak/>
        <w:t>Example</w:t>
      </w:r>
      <w:bookmarkEnd w:id="86"/>
    </w:p>
    <w:p w:rsidR="00C77294" w:rsidRPr="00C77294" w:rsidRDefault="00C77294" w:rsidP="00C77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rPr>
      </w:pPr>
      <w:r w:rsidRPr="00C77294">
        <w:rPr>
          <w:rFonts w:eastAsia="Times New Roman" w:cstheme="minorHAnsi"/>
          <w:sz w:val="20"/>
        </w:rPr>
        <w:t>        [</w:t>
      </w:r>
      <w:proofErr w:type="spellStart"/>
      <w:r w:rsidRPr="00C77294">
        <w:rPr>
          <w:rFonts w:eastAsia="Times New Roman" w:cstheme="minorHAnsi"/>
          <w:color w:val="2B91AF"/>
          <w:sz w:val="20"/>
        </w:rPr>
        <w:t>TestMethod</w:t>
      </w:r>
      <w:proofErr w:type="spellEnd"/>
      <w:r w:rsidRPr="00C77294">
        <w:rPr>
          <w:rFonts w:eastAsia="Times New Roman" w:cstheme="minorHAnsi"/>
          <w:sz w:val="20"/>
        </w:rPr>
        <w:t>]</w:t>
      </w:r>
      <w:r w:rsidRPr="00C77294">
        <w:rPr>
          <w:rFonts w:eastAsia="Times New Roman" w:cstheme="minorHAnsi"/>
          <w:sz w:val="20"/>
        </w:rPr>
        <w:br/>
        <w:t>        </w:t>
      </w:r>
      <w:r w:rsidRPr="00C77294">
        <w:rPr>
          <w:rFonts w:eastAsia="Times New Roman" w:cstheme="minorHAnsi"/>
          <w:color w:val="0000FF"/>
          <w:sz w:val="20"/>
        </w:rPr>
        <w:t>public</w:t>
      </w:r>
      <w:r w:rsidRPr="00C77294">
        <w:rPr>
          <w:rFonts w:eastAsia="Times New Roman" w:cstheme="minorHAnsi"/>
          <w:sz w:val="20"/>
        </w:rPr>
        <w:t> </w:t>
      </w:r>
      <w:r w:rsidRPr="00C77294">
        <w:rPr>
          <w:rFonts w:eastAsia="Times New Roman" w:cstheme="minorHAnsi"/>
          <w:color w:val="0000FF"/>
          <w:sz w:val="20"/>
        </w:rPr>
        <w:t>void</w:t>
      </w:r>
      <w:r w:rsidRPr="00C77294">
        <w:rPr>
          <w:rFonts w:eastAsia="Times New Roman" w:cstheme="minorHAnsi"/>
          <w:sz w:val="20"/>
        </w:rPr>
        <w:t> UndoRoot_Supports_Starting_a_Batch_Of_Changes()</w:t>
      </w:r>
      <w:r w:rsidRPr="00C77294">
        <w:rPr>
          <w:rFonts w:eastAsia="Times New Roman" w:cstheme="minorHAnsi"/>
          <w:sz w:val="20"/>
        </w:rPr>
        <w:br/>
        <w:t>        {</w:t>
      </w:r>
      <w:r w:rsidRPr="00C77294">
        <w:rPr>
          <w:rFonts w:eastAsia="Times New Roman" w:cstheme="minorHAnsi"/>
          <w:sz w:val="20"/>
        </w:rPr>
        <w:br/>
        <w:t>            </w:t>
      </w:r>
      <w:proofErr w:type="spellStart"/>
      <w:r w:rsidRPr="00C77294">
        <w:rPr>
          <w:rFonts w:eastAsia="Times New Roman" w:cstheme="minorHAnsi"/>
          <w:color w:val="0000FF"/>
          <w:sz w:val="20"/>
        </w:rPr>
        <w:t>var</w:t>
      </w:r>
      <w:proofErr w:type="spellEnd"/>
      <w:r w:rsidRPr="00C77294">
        <w:rPr>
          <w:rFonts w:eastAsia="Times New Roman" w:cstheme="minorHAnsi"/>
          <w:sz w:val="20"/>
        </w:rPr>
        <w:t> </w:t>
      </w:r>
      <w:proofErr w:type="spellStart"/>
      <w:r w:rsidRPr="00C77294">
        <w:rPr>
          <w:rFonts w:eastAsia="Times New Roman" w:cstheme="minorHAnsi"/>
          <w:sz w:val="20"/>
        </w:rPr>
        <w:t>orig</w:t>
      </w:r>
      <w:proofErr w:type="spellEnd"/>
      <w:r w:rsidRPr="00C77294">
        <w:rPr>
          <w:rFonts w:eastAsia="Times New Roman" w:cstheme="minorHAnsi"/>
          <w:sz w:val="20"/>
        </w:rPr>
        <w:t> = Document1.A.Name;</w:t>
      </w:r>
      <w:r w:rsidRPr="00C77294">
        <w:rPr>
          <w:rFonts w:eastAsia="Times New Roman" w:cstheme="minorHAnsi"/>
          <w:sz w:val="20"/>
        </w:rPr>
        <w:br/>
        <w:t>            </w:t>
      </w:r>
      <w:proofErr w:type="spellStart"/>
      <w:r w:rsidRPr="00C77294">
        <w:rPr>
          <w:rFonts w:eastAsia="Times New Roman" w:cstheme="minorHAnsi"/>
          <w:color w:val="0000FF"/>
          <w:sz w:val="20"/>
        </w:rPr>
        <w:t>var</w:t>
      </w:r>
      <w:proofErr w:type="spellEnd"/>
      <w:r w:rsidRPr="00C77294">
        <w:rPr>
          <w:rFonts w:eastAsia="Times New Roman" w:cstheme="minorHAnsi"/>
          <w:sz w:val="20"/>
        </w:rPr>
        <w:t> </w:t>
      </w:r>
      <w:proofErr w:type="spellStart"/>
      <w:r w:rsidRPr="00C77294">
        <w:rPr>
          <w:rFonts w:eastAsia="Times New Roman" w:cstheme="minorHAnsi"/>
          <w:sz w:val="20"/>
        </w:rPr>
        <w:t>firstChange</w:t>
      </w:r>
      <w:proofErr w:type="spellEnd"/>
      <w:r w:rsidRPr="00C77294">
        <w:rPr>
          <w:rFonts w:eastAsia="Times New Roman" w:cstheme="minorHAnsi"/>
          <w:sz w:val="20"/>
        </w:rPr>
        <w:t> = </w:t>
      </w:r>
      <w:r w:rsidRPr="00C77294">
        <w:rPr>
          <w:rFonts w:eastAsia="Times New Roman" w:cstheme="minorHAnsi"/>
          <w:color w:val="A31515"/>
          <w:sz w:val="20"/>
        </w:rPr>
        <w:t>"First Change"</w:t>
      </w:r>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0000FF"/>
          <w:sz w:val="20"/>
        </w:rPr>
        <w:t>var</w:t>
      </w:r>
      <w:proofErr w:type="spellEnd"/>
      <w:r w:rsidRPr="00C77294">
        <w:rPr>
          <w:rFonts w:eastAsia="Times New Roman" w:cstheme="minorHAnsi"/>
          <w:sz w:val="20"/>
        </w:rPr>
        <w:t> </w:t>
      </w:r>
      <w:proofErr w:type="spellStart"/>
      <w:r w:rsidRPr="00C77294">
        <w:rPr>
          <w:rFonts w:eastAsia="Times New Roman" w:cstheme="minorHAnsi"/>
          <w:sz w:val="20"/>
        </w:rPr>
        <w:t>secondChange</w:t>
      </w:r>
      <w:proofErr w:type="spellEnd"/>
      <w:r w:rsidRPr="00C77294">
        <w:rPr>
          <w:rFonts w:eastAsia="Times New Roman" w:cstheme="minorHAnsi"/>
          <w:sz w:val="20"/>
        </w:rPr>
        <w:t> = </w:t>
      </w:r>
      <w:r w:rsidRPr="00C77294">
        <w:rPr>
          <w:rFonts w:eastAsia="Times New Roman" w:cstheme="minorHAnsi"/>
          <w:color w:val="A31515"/>
          <w:sz w:val="20"/>
        </w:rPr>
        <w:t>"Second Change"</w:t>
      </w:r>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0000FF"/>
          <w:sz w:val="20"/>
        </w:rPr>
        <w:t>var</w:t>
      </w:r>
      <w:proofErr w:type="spellEnd"/>
      <w:r w:rsidRPr="00C77294">
        <w:rPr>
          <w:rFonts w:eastAsia="Times New Roman" w:cstheme="minorHAnsi"/>
          <w:sz w:val="20"/>
        </w:rPr>
        <w:t> root = </w:t>
      </w:r>
      <w:proofErr w:type="spellStart"/>
      <w:r w:rsidRPr="00C77294">
        <w:rPr>
          <w:rFonts w:eastAsia="Times New Roman" w:cstheme="minorHAnsi"/>
          <w:color w:val="2B91AF"/>
          <w:sz w:val="20"/>
        </w:rPr>
        <w:t>UndoService</w:t>
      </w:r>
      <w:r w:rsidRPr="00C77294">
        <w:rPr>
          <w:rFonts w:eastAsia="Times New Roman" w:cstheme="minorHAnsi"/>
          <w:sz w:val="20"/>
        </w:rPr>
        <w:t>.Current</w:t>
      </w:r>
      <w:proofErr w:type="spellEnd"/>
      <w:r w:rsidRPr="00C77294">
        <w:rPr>
          <w:rFonts w:eastAsia="Times New Roman" w:cstheme="minorHAnsi"/>
          <w:sz w:val="20"/>
        </w:rPr>
        <w:t>[Document1];</w:t>
      </w:r>
      <w:r w:rsidRPr="00C77294">
        <w:rPr>
          <w:rFonts w:eastAsia="Times New Roman" w:cstheme="minorHAnsi"/>
          <w:sz w:val="20"/>
        </w:rPr>
        <w:br/>
        <w:t xml:space="preserve"> </w:t>
      </w:r>
      <w:r w:rsidRPr="00C77294">
        <w:rPr>
          <w:rFonts w:eastAsia="Times New Roman" w:cstheme="minorHAnsi"/>
          <w:sz w:val="20"/>
        </w:rPr>
        <w:br/>
        <w:t>            </w:t>
      </w:r>
      <w:r w:rsidRPr="00C77294">
        <w:rPr>
          <w:rFonts w:eastAsia="Times New Roman" w:cstheme="minorHAnsi"/>
          <w:color w:val="0000FF"/>
          <w:sz w:val="20"/>
        </w:rPr>
        <w:t>using</w:t>
      </w:r>
      <w:r w:rsidRPr="00C77294">
        <w:rPr>
          <w:rFonts w:eastAsia="Times New Roman" w:cstheme="minorHAnsi"/>
          <w:sz w:val="20"/>
        </w:rPr>
        <w:t> (</w:t>
      </w:r>
      <w:r w:rsidRPr="00C77294">
        <w:rPr>
          <w:rFonts w:eastAsia="Times New Roman" w:cstheme="minorHAnsi"/>
          <w:color w:val="0000FF"/>
          <w:sz w:val="20"/>
        </w:rPr>
        <w:t>new</w:t>
      </w:r>
      <w:r w:rsidRPr="00C77294">
        <w:rPr>
          <w:rFonts w:eastAsia="Times New Roman" w:cstheme="minorHAnsi"/>
          <w:sz w:val="20"/>
        </w:rPr>
        <w:t> </w:t>
      </w:r>
      <w:r w:rsidRPr="00C77294">
        <w:rPr>
          <w:rFonts w:eastAsia="Times New Roman" w:cstheme="minorHAnsi"/>
          <w:color w:val="2B91AF"/>
          <w:sz w:val="20"/>
        </w:rPr>
        <w:t>UndoBatch</w:t>
      </w:r>
      <w:r w:rsidRPr="00C77294">
        <w:rPr>
          <w:rFonts w:eastAsia="Times New Roman" w:cstheme="minorHAnsi"/>
          <w:sz w:val="20"/>
        </w:rPr>
        <w:t>(Document1, </w:t>
      </w:r>
      <w:r w:rsidRPr="00C77294">
        <w:rPr>
          <w:rFonts w:eastAsia="Times New Roman" w:cstheme="minorHAnsi"/>
          <w:color w:val="A31515"/>
          <w:sz w:val="20"/>
        </w:rPr>
        <w:t>"Change Name"</w:t>
      </w:r>
      <w:r w:rsidRPr="00C77294">
        <w:rPr>
          <w:rFonts w:eastAsia="Times New Roman" w:cstheme="minorHAnsi"/>
          <w:sz w:val="20"/>
        </w:rPr>
        <w:t>, </w:t>
      </w:r>
      <w:r w:rsidRPr="00C77294">
        <w:rPr>
          <w:rFonts w:eastAsia="Times New Roman" w:cstheme="minorHAnsi"/>
          <w:color w:val="0000FF"/>
          <w:sz w:val="20"/>
        </w:rPr>
        <w:t>false</w:t>
      </w:r>
      <w:r w:rsidRPr="00C77294">
        <w:rPr>
          <w:rFonts w:eastAsia="Times New Roman" w:cstheme="minorHAnsi"/>
          <w:sz w:val="20"/>
        </w:rPr>
        <w:t>))</w:t>
      </w:r>
      <w:r w:rsidRPr="00C77294">
        <w:rPr>
          <w:rFonts w:eastAsia="Times New Roman" w:cstheme="minorHAnsi"/>
          <w:sz w:val="20"/>
        </w:rPr>
        <w:br/>
        <w:t>            {</w:t>
      </w:r>
      <w:r w:rsidRPr="00C77294">
        <w:rPr>
          <w:rFonts w:eastAsia="Times New Roman" w:cstheme="minorHAnsi"/>
          <w:sz w:val="20"/>
        </w:rPr>
        <w:br/>
        <w:t>                Document1.A.Name = </w:t>
      </w:r>
      <w:proofErr w:type="spellStart"/>
      <w:r w:rsidRPr="00C77294">
        <w:rPr>
          <w:rFonts w:eastAsia="Times New Roman" w:cstheme="minorHAnsi"/>
          <w:sz w:val="20"/>
        </w:rPr>
        <w:t>firstChange</w:t>
      </w:r>
      <w:proofErr w:type="spellEnd"/>
      <w:r w:rsidRPr="00C77294">
        <w:rPr>
          <w:rFonts w:eastAsia="Times New Roman" w:cstheme="minorHAnsi"/>
          <w:sz w:val="20"/>
        </w:rPr>
        <w:t>;</w:t>
      </w:r>
      <w:r w:rsidRPr="00C77294">
        <w:rPr>
          <w:rFonts w:eastAsia="Times New Roman" w:cstheme="minorHAnsi"/>
          <w:sz w:val="20"/>
        </w:rPr>
        <w:br/>
        <w:t>                Document1.A.Name = </w:t>
      </w:r>
      <w:proofErr w:type="spellStart"/>
      <w:r w:rsidRPr="00C77294">
        <w:rPr>
          <w:rFonts w:eastAsia="Times New Roman" w:cstheme="minorHAnsi"/>
          <w:sz w:val="20"/>
        </w:rPr>
        <w:t>secondChange</w:t>
      </w:r>
      <w:proofErr w:type="spellEnd"/>
      <w:r w:rsidRPr="00C77294">
        <w:rPr>
          <w:rFonts w:eastAsia="Times New Roman" w:cstheme="minorHAnsi"/>
          <w:sz w:val="20"/>
        </w:rPr>
        <w:t>;</w:t>
      </w:r>
      <w:r w:rsidRPr="00C77294">
        <w:rPr>
          <w:rFonts w:eastAsia="Times New Roman" w:cstheme="minorHAnsi"/>
          <w:sz w:val="20"/>
        </w:rPr>
        <w:br/>
        <w:t>            }</w:t>
      </w:r>
      <w:r w:rsidRPr="00C77294">
        <w:rPr>
          <w:rFonts w:eastAsia="Times New Roman" w:cstheme="minorHAnsi"/>
          <w:sz w:val="20"/>
        </w:rPr>
        <w:br/>
        <w:t xml:space="preserve"> </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(1, </w:t>
      </w:r>
      <w:proofErr w:type="spellStart"/>
      <w:r w:rsidRPr="00C77294">
        <w:rPr>
          <w:rFonts w:eastAsia="Times New Roman" w:cstheme="minorHAnsi"/>
          <w:sz w:val="20"/>
        </w:rPr>
        <w:t>root.UndoStack.Count</w:t>
      </w:r>
      <w:proofErr w:type="spellEnd"/>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(0, </w:t>
      </w:r>
      <w:proofErr w:type="spellStart"/>
      <w:r w:rsidRPr="00C77294">
        <w:rPr>
          <w:rFonts w:eastAsia="Times New Roman" w:cstheme="minorHAnsi"/>
          <w:sz w:val="20"/>
        </w:rPr>
        <w:t>root.RedoStack.Count</w:t>
      </w:r>
      <w:proofErr w:type="spellEnd"/>
      <w:r w:rsidRPr="00C77294">
        <w:rPr>
          <w:rFonts w:eastAsia="Times New Roman" w:cstheme="minorHAnsi"/>
          <w:sz w:val="20"/>
        </w:rPr>
        <w:t>());</w:t>
      </w:r>
      <w:r w:rsidRPr="00C77294">
        <w:rPr>
          <w:rFonts w:eastAsia="Times New Roman" w:cstheme="minorHAnsi"/>
          <w:sz w:val="20"/>
        </w:rPr>
        <w:br/>
        <w:t xml:space="preserve"> </w:t>
      </w:r>
      <w:r w:rsidRPr="00C77294">
        <w:rPr>
          <w:rFonts w:eastAsia="Times New Roman" w:cstheme="minorHAnsi"/>
          <w:sz w:val="20"/>
        </w:rPr>
        <w:br/>
        <w:t>            </w:t>
      </w:r>
      <w:proofErr w:type="spellStart"/>
      <w:r w:rsidRPr="00C77294">
        <w:rPr>
          <w:rFonts w:eastAsia="Times New Roman" w:cstheme="minorHAnsi"/>
          <w:sz w:val="20"/>
        </w:rPr>
        <w:t>root.Undo</w:t>
      </w:r>
      <w:proofErr w:type="spellEnd"/>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w:t>
      </w:r>
      <w:proofErr w:type="spellStart"/>
      <w:r w:rsidRPr="00C77294">
        <w:rPr>
          <w:rFonts w:eastAsia="Times New Roman" w:cstheme="minorHAnsi"/>
          <w:sz w:val="20"/>
        </w:rPr>
        <w:t>orig</w:t>
      </w:r>
      <w:proofErr w:type="spellEnd"/>
      <w:r w:rsidRPr="00C77294">
        <w:rPr>
          <w:rFonts w:eastAsia="Times New Roman" w:cstheme="minorHAnsi"/>
          <w:sz w:val="20"/>
        </w:rPr>
        <w:t>, Document1.A.Name);</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(0, </w:t>
      </w:r>
      <w:proofErr w:type="spellStart"/>
      <w:r w:rsidRPr="00C77294">
        <w:rPr>
          <w:rFonts w:eastAsia="Times New Roman" w:cstheme="minorHAnsi"/>
          <w:sz w:val="20"/>
        </w:rPr>
        <w:t>root.UndoStack.Count</w:t>
      </w:r>
      <w:proofErr w:type="spellEnd"/>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(1, </w:t>
      </w:r>
      <w:proofErr w:type="spellStart"/>
      <w:r w:rsidRPr="00C77294">
        <w:rPr>
          <w:rFonts w:eastAsia="Times New Roman" w:cstheme="minorHAnsi"/>
          <w:sz w:val="20"/>
        </w:rPr>
        <w:t>root.RedoStack.Count</w:t>
      </w:r>
      <w:proofErr w:type="spellEnd"/>
      <w:r w:rsidRPr="00C77294">
        <w:rPr>
          <w:rFonts w:eastAsia="Times New Roman" w:cstheme="minorHAnsi"/>
          <w:sz w:val="20"/>
        </w:rPr>
        <w:t>());</w:t>
      </w:r>
      <w:r w:rsidRPr="00C77294">
        <w:rPr>
          <w:rFonts w:eastAsia="Times New Roman" w:cstheme="minorHAnsi"/>
          <w:sz w:val="20"/>
        </w:rPr>
        <w:br/>
        <w:t xml:space="preserve"> </w:t>
      </w:r>
      <w:r w:rsidRPr="00C77294">
        <w:rPr>
          <w:rFonts w:eastAsia="Times New Roman" w:cstheme="minorHAnsi"/>
          <w:sz w:val="20"/>
        </w:rPr>
        <w:br/>
        <w:t>            </w:t>
      </w:r>
      <w:proofErr w:type="spellStart"/>
      <w:r w:rsidRPr="00C77294">
        <w:rPr>
          <w:rFonts w:eastAsia="Times New Roman" w:cstheme="minorHAnsi"/>
          <w:sz w:val="20"/>
        </w:rPr>
        <w:t>root.Redo</w:t>
      </w:r>
      <w:proofErr w:type="spellEnd"/>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w:t>
      </w:r>
      <w:proofErr w:type="spellStart"/>
      <w:r w:rsidRPr="00C77294">
        <w:rPr>
          <w:rFonts w:eastAsia="Times New Roman" w:cstheme="minorHAnsi"/>
          <w:sz w:val="20"/>
        </w:rPr>
        <w:t>secondChange</w:t>
      </w:r>
      <w:proofErr w:type="spellEnd"/>
      <w:r w:rsidRPr="00C77294">
        <w:rPr>
          <w:rFonts w:eastAsia="Times New Roman" w:cstheme="minorHAnsi"/>
          <w:sz w:val="20"/>
        </w:rPr>
        <w:t>, Document1.A.Name);</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(1, </w:t>
      </w:r>
      <w:proofErr w:type="spellStart"/>
      <w:r w:rsidRPr="00C77294">
        <w:rPr>
          <w:rFonts w:eastAsia="Times New Roman" w:cstheme="minorHAnsi"/>
          <w:sz w:val="20"/>
        </w:rPr>
        <w:t>root.UndoStack.Count</w:t>
      </w:r>
      <w:proofErr w:type="spellEnd"/>
      <w:r w:rsidRPr="00C77294">
        <w:rPr>
          <w:rFonts w:eastAsia="Times New Roman" w:cstheme="minorHAnsi"/>
          <w:sz w:val="20"/>
        </w:rPr>
        <w:t>());</w:t>
      </w:r>
      <w:r w:rsidRPr="00C77294">
        <w:rPr>
          <w:rFonts w:eastAsia="Times New Roman" w:cstheme="minorHAnsi"/>
          <w:sz w:val="20"/>
        </w:rPr>
        <w:br/>
        <w:t>            </w:t>
      </w:r>
      <w:proofErr w:type="spellStart"/>
      <w:r w:rsidRPr="00C77294">
        <w:rPr>
          <w:rFonts w:eastAsia="Times New Roman" w:cstheme="minorHAnsi"/>
          <w:color w:val="2B91AF"/>
          <w:sz w:val="20"/>
        </w:rPr>
        <w:t>Assert</w:t>
      </w:r>
      <w:r w:rsidRPr="00C77294">
        <w:rPr>
          <w:rFonts w:eastAsia="Times New Roman" w:cstheme="minorHAnsi"/>
          <w:sz w:val="20"/>
        </w:rPr>
        <w:t>.AreEqual</w:t>
      </w:r>
      <w:proofErr w:type="spellEnd"/>
      <w:r w:rsidRPr="00C77294">
        <w:rPr>
          <w:rFonts w:eastAsia="Times New Roman" w:cstheme="minorHAnsi"/>
          <w:sz w:val="20"/>
        </w:rPr>
        <w:t>(0, </w:t>
      </w:r>
      <w:proofErr w:type="spellStart"/>
      <w:r w:rsidRPr="00C77294">
        <w:rPr>
          <w:rFonts w:eastAsia="Times New Roman" w:cstheme="minorHAnsi"/>
          <w:sz w:val="20"/>
        </w:rPr>
        <w:t>root.RedoStack.Count</w:t>
      </w:r>
      <w:proofErr w:type="spellEnd"/>
      <w:r w:rsidRPr="00C77294">
        <w:rPr>
          <w:rFonts w:eastAsia="Times New Roman" w:cstheme="minorHAnsi"/>
          <w:sz w:val="20"/>
        </w:rPr>
        <w:t>());</w:t>
      </w:r>
      <w:r w:rsidRPr="00C77294">
        <w:rPr>
          <w:rFonts w:eastAsia="Times New Roman" w:cstheme="minorHAnsi"/>
          <w:sz w:val="20"/>
        </w:rPr>
        <w:br/>
        <w:t>        }</w:t>
      </w:r>
    </w:p>
    <w:p w:rsidR="00207471" w:rsidRPr="00C77294" w:rsidRDefault="00207471">
      <w:pPr>
        <w:rPr>
          <w:rFonts w:cstheme="minorHAnsi"/>
        </w:rPr>
      </w:pPr>
      <w:bookmarkStart w:id="87" w:name="_GoBack"/>
      <w:bookmarkEnd w:id="87"/>
    </w:p>
    <w:p w:rsidR="00207471" w:rsidRDefault="0008114A" w:rsidP="0008114A">
      <w:pPr>
        <w:pStyle w:val="Heading2"/>
      </w:pPr>
      <w:bookmarkStart w:id="88" w:name="_Toc412623165"/>
      <w:r>
        <w:t>HomeMenu</w:t>
      </w:r>
      <w:bookmarkEnd w:id="88"/>
    </w:p>
    <w:p w:rsidR="0008114A" w:rsidRDefault="0008114A" w:rsidP="0008114A"/>
    <w:p w:rsidR="0008114A" w:rsidRDefault="0008114A" w:rsidP="00071E8E">
      <w:pPr>
        <w:pStyle w:val="Heading3"/>
      </w:pPr>
      <w:bookmarkStart w:id="89" w:name="_Toc412623166"/>
      <w:r>
        <w:t>Overview</w:t>
      </w:r>
      <w:bookmarkEnd w:id="89"/>
    </w:p>
    <w:p w:rsidR="00071E8E" w:rsidRDefault="00B27B65" w:rsidP="0008114A">
      <w:r>
        <w:t>The following Diagram illustrates the HomeMenu features</w:t>
      </w:r>
      <w:r w:rsidR="001620BC">
        <w:t>, when the user executes the following commands.</w:t>
      </w:r>
      <w:r w:rsidR="00BE7DC2">
        <w:br/>
      </w:r>
    </w:p>
    <w:p w:rsidR="00B27B65" w:rsidRDefault="00B27B65" w:rsidP="0008114A">
      <w:r>
        <w:t>New: Create a new database</w:t>
      </w:r>
    </w:p>
    <w:p w:rsidR="00B27B65" w:rsidRDefault="00B27B65" w:rsidP="0008114A">
      <w:r>
        <w:t>Open: Open a database.</w:t>
      </w:r>
    </w:p>
    <w:p w:rsidR="00B27B65" w:rsidRDefault="00B27B65" w:rsidP="0008114A">
      <w:r>
        <w:t>Save: Save current database without asking.</w:t>
      </w:r>
    </w:p>
    <w:p w:rsidR="00B27B65" w:rsidRDefault="00B27B65" w:rsidP="0008114A">
      <w:r>
        <w:t>Save As: Show a save as dialog.</w:t>
      </w:r>
    </w:p>
    <w:p w:rsidR="00B27B65" w:rsidRDefault="00B27B65" w:rsidP="0008114A">
      <w:r>
        <w:t>Close: Close the database.</w:t>
      </w:r>
    </w:p>
    <w:p w:rsidR="00BE7DC2" w:rsidRDefault="00BE7DC2" w:rsidP="0008114A"/>
    <w:p w:rsidR="00BE7DC2" w:rsidRDefault="00BE7DC2" w:rsidP="0008114A">
      <w:r>
        <w:lastRenderedPageBreak/>
        <w:t>The HomeMenu offers more features likes:</w:t>
      </w:r>
    </w:p>
    <w:p w:rsidR="00BE7DC2" w:rsidRDefault="00BE7DC2" w:rsidP="0008114A">
      <w:r>
        <w:t>Info: Show information about the current database.</w:t>
      </w:r>
    </w:p>
    <w:p w:rsidR="00BE7DC2" w:rsidRDefault="00BE7DC2" w:rsidP="0008114A">
      <w:r>
        <w:t>Recent: Show recent database without asking.</w:t>
      </w:r>
    </w:p>
    <w:p w:rsidR="003F3C6D" w:rsidRDefault="00BE7DC2" w:rsidP="003F3C6D">
      <w:r>
        <w:t>Options: Show the options pages.</w:t>
      </w:r>
    </w:p>
    <w:p w:rsidR="003F3C6D" w:rsidRDefault="003F3C6D" w:rsidP="003F3C6D"/>
    <w:p w:rsidR="003F3C6D" w:rsidRDefault="003F3C6D" w:rsidP="003F3C6D">
      <w:pPr>
        <w:pStyle w:val="Heading4"/>
      </w:pPr>
      <w:r>
        <w:t>Show the database info</w:t>
      </w:r>
    </w:p>
    <w:p w:rsidR="00394B06" w:rsidRPr="00394B06" w:rsidRDefault="00394B06" w:rsidP="00394B06">
      <w:r>
        <w:rPr>
          <w:noProof/>
        </w:rPr>
        <w:drawing>
          <wp:inline distT="0" distB="0" distL="0" distR="0">
            <wp:extent cx="5431790" cy="4305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790" cy="4305935"/>
                    </a:xfrm>
                    <a:prstGeom prst="rect">
                      <a:avLst/>
                    </a:prstGeom>
                    <a:noFill/>
                    <a:ln>
                      <a:noFill/>
                    </a:ln>
                  </pic:spPr>
                </pic:pic>
              </a:graphicData>
            </a:graphic>
          </wp:inline>
        </w:drawing>
      </w:r>
    </w:p>
    <w:p w:rsidR="003F3C6D" w:rsidRDefault="003F3C6D" w:rsidP="003F3C6D">
      <w:pPr>
        <w:pStyle w:val="Heading4"/>
        <w:rPr>
          <w:noProof/>
        </w:rPr>
      </w:pPr>
    </w:p>
    <w:p w:rsidR="003F3C6D" w:rsidRDefault="003F3C6D" w:rsidP="003F3C6D">
      <w:pPr>
        <w:pStyle w:val="Heading4"/>
        <w:rPr>
          <w:noProof/>
        </w:rPr>
      </w:pPr>
      <w:r>
        <w:rPr>
          <w:noProof/>
        </w:rPr>
        <w:t>Create new database</w:t>
      </w:r>
    </w:p>
    <w:p w:rsidR="003F3C6D" w:rsidRDefault="003F3C6D" w:rsidP="003F3C6D"/>
    <w:p w:rsidR="003F3C6D" w:rsidRPr="003F3C6D" w:rsidRDefault="003F3C6D" w:rsidP="003F3C6D">
      <w:r>
        <w:rPr>
          <w:noProof/>
        </w:rPr>
        <w:lastRenderedPageBreak/>
        <w:drawing>
          <wp:inline distT="0" distB="0" distL="0" distR="0">
            <wp:extent cx="5752465" cy="503618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5036185"/>
                    </a:xfrm>
                    <a:prstGeom prst="rect">
                      <a:avLst/>
                    </a:prstGeom>
                    <a:noFill/>
                    <a:ln>
                      <a:noFill/>
                    </a:ln>
                  </pic:spPr>
                </pic:pic>
              </a:graphicData>
            </a:graphic>
          </wp:inline>
        </w:drawing>
      </w:r>
    </w:p>
    <w:p w:rsidR="00D007E6" w:rsidRDefault="00D007E6" w:rsidP="0008114A"/>
    <w:p w:rsidR="00D007E6" w:rsidRPr="00D007E6" w:rsidRDefault="00D007E6" w:rsidP="00D007E6"/>
    <w:p w:rsidR="00D007E6" w:rsidRDefault="00D007E6" w:rsidP="00D007E6"/>
    <w:p w:rsidR="00D007E6" w:rsidRDefault="00D007E6" w:rsidP="00D007E6"/>
    <w:p w:rsidR="00071E8E" w:rsidRPr="00D007E6" w:rsidRDefault="00D007E6" w:rsidP="00D007E6">
      <w:pPr>
        <w:tabs>
          <w:tab w:val="left" w:pos="7446"/>
        </w:tabs>
      </w:pPr>
      <w:r>
        <w:tab/>
      </w:r>
    </w:p>
    <w:p w:rsidR="003F3C6D" w:rsidRDefault="003F3C6D" w:rsidP="003F3C6D">
      <w:pPr>
        <w:pStyle w:val="Heading4"/>
      </w:pPr>
      <w:r>
        <w:lastRenderedPageBreak/>
        <w:t>Open the database</w:t>
      </w:r>
    </w:p>
    <w:p w:rsidR="00394B06" w:rsidRPr="00394B06" w:rsidRDefault="003C53CD" w:rsidP="00394B06">
      <w:r>
        <w:rPr>
          <w:noProof/>
        </w:rPr>
        <w:drawing>
          <wp:inline distT="0" distB="0" distL="0" distR="0">
            <wp:extent cx="5752465" cy="600519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6005195"/>
                    </a:xfrm>
                    <a:prstGeom prst="rect">
                      <a:avLst/>
                    </a:prstGeom>
                    <a:noFill/>
                    <a:ln>
                      <a:noFill/>
                    </a:ln>
                  </pic:spPr>
                </pic:pic>
              </a:graphicData>
            </a:graphic>
          </wp:inline>
        </w:drawing>
      </w:r>
    </w:p>
    <w:p w:rsidR="003F3C6D" w:rsidRDefault="003F3C6D" w:rsidP="003F3C6D"/>
    <w:p w:rsidR="003F3C6D" w:rsidRDefault="003F3C6D" w:rsidP="003F3C6D">
      <w:pPr>
        <w:pStyle w:val="Heading4"/>
      </w:pPr>
      <w:r>
        <w:t>Save the database</w:t>
      </w:r>
    </w:p>
    <w:p w:rsidR="003F3C6D" w:rsidRDefault="003F3C6D" w:rsidP="003F3C6D"/>
    <w:p w:rsidR="003F3C6D" w:rsidRDefault="003F3C6D" w:rsidP="003F3C6D">
      <w:pPr>
        <w:pStyle w:val="Heading4"/>
      </w:pPr>
      <w:r>
        <w:t>Save As the database</w:t>
      </w:r>
    </w:p>
    <w:p w:rsidR="003F3C6D" w:rsidRDefault="003F3C6D" w:rsidP="003F3C6D"/>
    <w:p w:rsidR="003F3C6D" w:rsidRDefault="003F3C6D" w:rsidP="003F3C6D">
      <w:pPr>
        <w:pStyle w:val="Heading4"/>
      </w:pPr>
      <w:r>
        <w:t>Close the database</w:t>
      </w:r>
    </w:p>
    <w:p w:rsidR="00B12CC5" w:rsidRPr="00B12CC5" w:rsidRDefault="00B12CC5" w:rsidP="00B12CC5"/>
    <w:p w:rsidR="00233A64" w:rsidRPr="00DC5ACC" w:rsidRDefault="00233A64" w:rsidP="00233A64">
      <w:pPr>
        <w:pStyle w:val="Heading1"/>
        <w:rPr>
          <w:rFonts w:asciiTheme="minorHAnsi" w:hAnsiTheme="minorHAnsi"/>
        </w:rPr>
      </w:pPr>
      <w:bookmarkStart w:id="90" w:name="_Toc412623167"/>
      <w:r w:rsidRPr="00DC5ACC">
        <w:rPr>
          <w:rFonts w:asciiTheme="minorHAnsi" w:hAnsiTheme="minorHAnsi"/>
        </w:rPr>
        <w:lastRenderedPageBreak/>
        <w:t>Logging</w:t>
      </w:r>
      <w:bookmarkEnd w:id="90"/>
    </w:p>
    <w:p w:rsidR="00233A64" w:rsidRPr="00C77294" w:rsidRDefault="00233A64" w:rsidP="00462CAB">
      <w:pPr>
        <w:pStyle w:val="Heading2"/>
        <w:rPr>
          <w:rFonts w:cstheme="minorHAnsi"/>
        </w:rPr>
      </w:pPr>
      <w:bookmarkStart w:id="91" w:name="_Toc412623168"/>
      <w:r w:rsidRPr="00DC5ACC">
        <w:rPr>
          <w:rFonts w:asciiTheme="minorHAnsi" w:hAnsiTheme="minorHAnsi"/>
        </w:rPr>
        <w:t>Overview</w:t>
      </w:r>
      <w:bookmarkEnd w:id="91"/>
    </w:p>
    <w:p w:rsidR="00233A64" w:rsidRPr="00C77294" w:rsidRDefault="00233A64" w:rsidP="00233A64">
      <w:pPr>
        <w:rPr>
          <w:rFonts w:cstheme="minorHAnsi"/>
        </w:rPr>
      </w:pPr>
    </w:p>
    <w:p w:rsidR="00233A64" w:rsidRDefault="00233A64" w:rsidP="00233A64">
      <w:pPr>
        <w:rPr>
          <w:rFonts w:cstheme="minorHAnsi"/>
        </w:rPr>
      </w:pPr>
    </w:p>
    <w:p w:rsidR="006A30E0" w:rsidRDefault="006A30E0" w:rsidP="00233A64">
      <w:pPr>
        <w:rPr>
          <w:rFonts w:cstheme="minorHAnsi"/>
        </w:rPr>
      </w:pPr>
    </w:p>
    <w:p w:rsidR="006A30E0" w:rsidRDefault="006A30E0" w:rsidP="006A30E0">
      <w:pPr>
        <w:pStyle w:val="Heading1"/>
      </w:pPr>
      <w:bookmarkStart w:id="92" w:name="_Toc412623169"/>
      <w:r>
        <w:t>Project dependencies</w:t>
      </w:r>
      <w:bookmarkEnd w:id="92"/>
    </w:p>
    <w:p w:rsidR="00462CAB" w:rsidRDefault="00462CAB" w:rsidP="00462CAB"/>
    <w:p w:rsidR="00462CAB" w:rsidRDefault="000B7CC0" w:rsidP="00462CAB">
      <w:pPr>
        <w:pStyle w:val="Heading2"/>
      </w:pPr>
      <w:bookmarkStart w:id="93" w:name="_Toc412623170"/>
      <w:r>
        <w:lastRenderedPageBreak/>
        <w:t>DB Access</w:t>
      </w:r>
      <w:r w:rsidR="00462CAB">
        <w:t xml:space="preserve"> Type Dependencies</w:t>
      </w:r>
      <w:bookmarkEnd w:id="93"/>
    </w:p>
    <w:p w:rsidR="00462CAB" w:rsidRPr="00462CAB" w:rsidRDefault="00462CAB" w:rsidP="00462CAB">
      <w:r>
        <w:rPr>
          <w:noProof/>
        </w:rPr>
        <w:drawing>
          <wp:inline distT="0" distB="0" distL="0" distR="0">
            <wp:extent cx="5759450" cy="5923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923280"/>
                    </a:xfrm>
                    <a:prstGeom prst="rect">
                      <a:avLst/>
                    </a:prstGeom>
                    <a:noFill/>
                    <a:ln>
                      <a:noFill/>
                    </a:ln>
                  </pic:spPr>
                </pic:pic>
              </a:graphicData>
            </a:graphic>
          </wp:inline>
        </w:drawing>
      </w:r>
    </w:p>
    <w:p w:rsidR="00233A64" w:rsidRDefault="006A30E0" w:rsidP="006A30E0">
      <w:pPr>
        <w:tabs>
          <w:tab w:val="left" w:pos="3669"/>
        </w:tabs>
        <w:rPr>
          <w:rFonts w:cstheme="minorHAnsi"/>
        </w:rPr>
      </w:pPr>
      <w:r>
        <w:rPr>
          <w:rFonts w:cstheme="minorHAnsi"/>
        </w:rPr>
        <w:tab/>
      </w:r>
    </w:p>
    <w:p w:rsidR="006A30E0" w:rsidRDefault="0013046E" w:rsidP="0013046E">
      <w:pPr>
        <w:pStyle w:val="Heading2"/>
      </w:pPr>
      <w:bookmarkStart w:id="94" w:name="_Toc412623171"/>
      <w:r>
        <w:lastRenderedPageBreak/>
        <w:t>UI</w:t>
      </w:r>
      <w:r w:rsidR="000D7476">
        <w:t xml:space="preserve"> Types Dependencies</w:t>
      </w:r>
      <w:bookmarkEnd w:id="94"/>
    </w:p>
    <w:p w:rsidR="000D7476" w:rsidRDefault="000D7476" w:rsidP="000D7476">
      <w:r>
        <w:rPr>
          <w:noProof/>
        </w:rPr>
        <w:drawing>
          <wp:inline distT="0" distB="0" distL="0" distR="0">
            <wp:extent cx="575691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406140"/>
                    </a:xfrm>
                    <a:prstGeom prst="rect">
                      <a:avLst/>
                    </a:prstGeom>
                    <a:noFill/>
                    <a:ln>
                      <a:noFill/>
                    </a:ln>
                  </pic:spPr>
                </pic:pic>
              </a:graphicData>
            </a:graphic>
          </wp:inline>
        </w:drawing>
      </w:r>
    </w:p>
    <w:p w:rsidR="00911B2B" w:rsidRDefault="00911B2B" w:rsidP="00911B2B">
      <w:pPr>
        <w:pStyle w:val="Heading2"/>
      </w:pPr>
      <w:bookmarkStart w:id="95" w:name="_Toc412623172"/>
      <w:r>
        <w:lastRenderedPageBreak/>
        <w:t>ViewModels Type Dependencies (Home Menu)</w:t>
      </w:r>
      <w:bookmarkEnd w:id="95"/>
    </w:p>
    <w:p w:rsidR="00911B2B" w:rsidRPr="00911B2B" w:rsidRDefault="00911B2B" w:rsidP="00911B2B">
      <w:r>
        <w:rPr>
          <w:noProof/>
        </w:rPr>
        <w:drawing>
          <wp:inline distT="0" distB="0" distL="0" distR="0">
            <wp:extent cx="5760720" cy="4389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rsidR="0013046E" w:rsidRDefault="0013046E" w:rsidP="0013046E"/>
    <w:p w:rsidR="0013046E" w:rsidRPr="0013046E" w:rsidRDefault="0013046E" w:rsidP="0013046E"/>
    <w:p w:rsidR="0013046E" w:rsidRDefault="0013046E" w:rsidP="0013046E"/>
    <w:p w:rsidR="00233A64" w:rsidRDefault="00233A64" w:rsidP="00332543">
      <w:pPr>
        <w:tabs>
          <w:tab w:val="left" w:pos="3669"/>
        </w:tabs>
        <w:rPr>
          <w:rFonts w:cstheme="minorHAnsi"/>
        </w:rPr>
      </w:pPr>
    </w:p>
    <w:p w:rsidR="00523DA5" w:rsidRDefault="00523DA5" w:rsidP="00233A64">
      <w:pPr>
        <w:rPr>
          <w:rFonts w:cstheme="minorHAnsi"/>
        </w:rPr>
      </w:pPr>
    </w:p>
    <w:p w:rsidR="00523DA5" w:rsidRDefault="00523DA5" w:rsidP="00233A64">
      <w:pPr>
        <w:rPr>
          <w:rFonts w:cstheme="minorHAnsi"/>
        </w:rPr>
      </w:pPr>
    </w:p>
    <w:p w:rsidR="00523DA5" w:rsidRDefault="00523DA5" w:rsidP="00233A64">
      <w:pPr>
        <w:rPr>
          <w:rFonts w:cstheme="minorHAnsi"/>
        </w:rPr>
      </w:pPr>
    </w:p>
    <w:p w:rsidR="007544CE" w:rsidRDefault="007544CE" w:rsidP="007544CE">
      <w:pPr>
        <w:pStyle w:val="Heading1"/>
      </w:pPr>
      <w:bookmarkStart w:id="96" w:name="_Toc412623173"/>
      <w:r>
        <w:t>Entity Designer Diagram</w:t>
      </w:r>
      <w:bookmarkEnd w:id="96"/>
    </w:p>
    <w:p w:rsidR="007544CE" w:rsidRDefault="007544CE" w:rsidP="007544CE"/>
    <w:p w:rsidR="007544CE" w:rsidRDefault="007544CE" w:rsidP="007544CE"/>
    <w:p w:rsidR="007544CE" w:rsidRPr="007544CE" w:rsidRDefault="007544CE" w:rsidP="007544CE"/>
    <w:p w:rsidR="007544CE" w:rsidRDefault="00B64759" w:rsidP="00233A64">
      <w:pPr>
        <w:rPr>
          <w:rFonts w:cstheme="minorHAnsi"/>
        </w:rPr>
      </w:pPr>
      <w:r>
        <w:rPr>
          <w:rFonts w:cstheme="minorHAnsi"/>
          <w:noProof/>
        </w:rPr>
        <w:lastRenderedPageBreak/>
        <w:drawing>
          <wp:inline distT="0" distB="0" distL="0" distR="0">
            <wp:extent cx="6567170" cy="966083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423" cy="9665620"/>
                    </a:xfrm>
                    <a:prstGeom prst="rect">
                      <a:avLst/>
                    </a:prstGeom>
                    <a:noFill/>
                    <a:ln>
                      <a:noFill/>
                    </a:ln>
                  </pic:spPr>
                </pic:pic>
              </a:graphicData>
            </a:graphic>
          </wp:inline>
        </w:drawing>
      </w:r>
    </w:p>
    <w:p w:rsidR="00446E43" w:rsidRDefault="00446E43" w:rsidP="00523DA5">
      <w:pPr>
        <w:pStyle w:val="Heading1"/>
        <w:rPr>
          <w:ins w:id="97" w:author="Anas Skiti" w:date="2015-02-24T18:23:00Z"/>
        </w:rPr>
      </w:pPr>
      <w:bookmarkStart w:id="98" w:name="_Toc412623174"/>
      <w:ins w:id="99" w:author="Anas Skiti" w:date="2015-02-24T18:23:00Z">
        <w:r>
          <w:lastRenderedPageBreak/>
          <w:t>Guard concept</w:t>
        </w:r>
        <w:bookmarkEnd w:id="98"/>
      </w:ins>
    </w:p>
    <w:p w:rsidR="00B363D7" w:rsidRDefault="00B363D7" w:rsidP="00B363D7">
      <w:pPr>
        <w:rPr>
          <w:ins w:id="100" w:author="Anas Skiti" w:date="2015-02-24T18:23:00Z"/>
        </w:rPr>
      </w:pPr>
    </w:p>
    <w:p w:rsidR="00B363D7" w:rsidRDefault="00B363D7" w:rsidP="00B363D7">
      <w:pPr>
        <w:rPr>
          <w:ins w:id="101" w:author="Anas Skiti" w:date="2015-02-24T18:23:00Z"/>
        </w:rPr>
      </w:pPr>
      <w:ins w:id="102" w:author="Anas Skiti" w:date="2015-02-24T18:23:00Z">
        <w:r>
          <w:t>We use the Guard concept in the application to specify and check the code’s behavior at Runtime. Guarding against passing invalid arguments into class methods.</w:t>
        </w:r>
      </w:ins>
    </w:p>
    <w:p w:rsidR="00B363D7" w:rsidRDefault="00B363D7" w:rsidP="00B363D7">
      <w:pPr>
        <w:rPr>
          <w:ins w:id="103" w:author="Anas Skiti" w:date="2015-02-24T18:23:00Z"/>
        </w:rPr>
      </w:pPr>
    </w:p>
    <w:p w:rsidR="00B363D7" w:rsidRDefault="00B363D7" w:rsidP="00B363D7">
      <w:pPr>
        <w:rPr>
          <w:ins w:id="104" w:author="Anas Skiti" w:date="2015-02-24T18:23:00Z"/>
        </w:rPr>
      </w:pPr>
      <w:ins w:id="105" w:author="Anas Skiti" w:date="2015-02-24T18:23:00Z">
        <w:r>
          <w:t>For example:</w:t>
        </w:r>
      </w:ins>
    </w:p>
    <w:p w:rsidR="00B363D7" w:rsidRDefault="00B363D7" w:rsidP="00B363D7">
      <w:pPr>
        <w:rPr>
          <w:ins w:id="106" w:author="Anas Skiti" w:date="2015-02-24T18:23:00Z"/>
        </w:rPr>
      </w:pPr>
    </w:p>
    <w:p w:rsidR="00B363D7" w:rsidRDefault="00B363D7" w:rsidP="00B363D7">
      <w:pPr>
        <w:autoSpaceDE w:val="0"/>
        <w:autoSpaceDN w:val="0"/>
        <w:adjustRightInd w:val="0"/>
        <w:rPr>
          <w:ins w:id="107" w:author="Anas Skiti" w:date="2015-02-24T18:23:00Z"/>
          <w:rFonts w:ascii="Consolas" w:hAnsi="Consolas" w:cs="Consolas"/>
          <w:color w:val="000000"/>
          <w:sz w:val="19"/>
          <w:szCs w:val="19"/>
          <w:highlight w:val="white"/>
        </w:rPr>
      </w:pPr>
      <w:proofErr w:type="spellStart"/>
      <w:proofErr w:type="gramStart"/>
      <w:ins w:id="108" w:author="Anas Skiti" w:date="2015-02-24T18:23:00Z">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info = </w:t>
        </w:r>
        <w:proofErr w:type="spellStart"/>
        <w:r>
          <w:rPr>
            <w:rFonts w:ascii="Consolas" w:hAnsi="Consolas" w:cs="Consolas"/>
            <w:color w:val="2B91AF"/>
            <w:sz w:val="19"/>
            <w:szCs w:val="19"/>
            <w:highlight w:val="white"/>
          </w:rPr>
          <w:t>DatabaseInfoManager</w:t>
        </w:r>
        <w:r>
          <w:rPr>
            <w:rFonts w:ascii="Consolas" w:hAnsi="Consolas" w:cs="Consolas"/>
            <w:color w:val="000000"/>
            <w:sz w:val="19"/>
            <w:szCs w:val="19"/>
            <w:highlight w:val="white"/>
          </w:rPr>
          <w:t>.GetCurrentDatabaseInfo</w:t>
        </w:r>
        <w:proofErr w:type="spellEnd"/>
        <w:r>
          <w:rPr>
            <w:rFonts w:ascii="Consolas" w:hAnsi="Consolas" w:cs="Consolas"/>
            <w:color w:val="000000"/>
            <w:sz w:val="19"/>
            <w:szCs w:val="19"/>
            <w:highlight w:val="white"/>
          </w:rPr>
          <w:t>();</w:t>
        </w:r>
      </w:ins>
    </w:p>
    <w:p w:rsidR="00B363D7" w:rsidRDefault="00B363D7" w:rsidP="00B363D7">
      <w:pPr>
        <w:autoSpaceDE w:val="0"/>
        <w:autoSpaceDN w:val="0"/>
        <w:adjustRightInd w:val="0"/>
        <w:rPr>
          <w:ins w:id="109" w:author="Anas Skiti" w:date="2015-02-24T18:23:00Z"/>
          <w:rFonts w:ascii="Consolas" w:hAnsi="Consolas" w:cs="Consolas"/>
          <w:color w:val="000000"/>
          <w:sz w:val="19"/>
          <w:szCs w:val="19"/>
          <w:highlight w:val="white"/>
        </w:rPr>
      </w:pPr>
    </w:p>
    <w:p w:rsidR="00B363D7" w:rsidRDefault="00B363D7" w:rsidP="00B363D7">
      <w:pPr>
        <w:autoSpaceDE w:val="0"/>
        <w:autoSpaceDN w:val="0"/>
        <w:adjustRightInd w:val="0"/>
        <w:rPr>
          <w:ins w:id="110" w:author="Anas Skiti" w:date="2015-02-24T18:23:00Z"/>
          <w:rFonts w:ascii="Consolas" w:hAnsi="Consolas" w:cs="Consolas"/>
          <w:color w:val="000000"/>
          <w:sz w:val="19"/>
          <w:szCs w:val="19"/>
          <w:highlight w:val="white"/>
        </w:rPr>
      </w:pPr>
      <w:proofErr w:type="spellStart"/>
      <w:proofErr w:type="gramStart"/>
      <w:ins w:id="111" w:author="Anas Skiti" w:date="2015-02-24T18:23:00Z">
        <w:r>
          <w:rPr>
            <w:rFonts w:ascii="Consolas" w:hAnsi="Consolas" w:cs="Consolas"/>
            <w:color w:val="2B91AF"/>
            <w:sz w:val="19"/>
            <w:szCs w:val="19"/>
            <w:highlight w:val="white"/>
          </w:rPr>
          <w:t>Guard</w:t>
        </w:r>
        <w:r>
          <w:rPr>
            <w:rFonts w:ascii="Consolas" w:hAnsi="Consolas" w:cs="Consolas"/>
            <w:color w:val="000000"/>
            <w:sz w:val="19"/>
            <w:szCs w:val="19"/>
            <w:highlight w:val="white"/>
          </w:rPr>
          <w:t>.ArgumentNotNull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info, </w:t>
        </w:r>
        <w:r>
          <w:rPr>
            <w:rFonts w:ascii="Consolas" w:hAnsi="Consolas" w:cs="Consolas"/>
            <w:color w:val="A31515"/>
            <w:sz w:val="19"/>
            <w:szCs w:val="19"/>
            <w:highlight w:val="white"/>
          </w:rPr>
          <w:t>"SimulinkConnectionString.info"</w:t>
        </w:r>
        <w:r>
          <w:rPr>
            <w:rFonts w:ascii="Consolas" w:hAnsi="Consolas" w:cs="Consolas"/>
            <w:color w:val="000000"/>
            <w:sz w:val="19"/>
            <w:szCs w:val="19"/>
            <w:highlight w:val="white"/>
          </w:rPr>
          <w:t>);</w:t>
        </w:r>
      </w:ins>
    </w:p>
    <w:p w:rsidR="00B363D7" w:rsidRDefault="00B363D7" w:rsidP="00B363D7">
      <w:pPr>
        <w:autoSpaceDE w:val="0"/>
        <w:autoSpaceDN w:val="0"/>
        <w:adjustRightInd w:val="0"/>
        <w:rPr>
          <w:ins w:id="112" w:author="Anas Skiti" w:date="2015-02-24T18:23:00Z"/>
          <w:rFonts w:ascii="Consolas" w:hAnsi="Consolas" w:cs="Consolas"/>
          <w:color w:val="000000"/>
          <w:sz w:val="19"/>
          <w:szCs w:val="19"/>
          <w:highlight w:val="white"/>
        </w:rPr>
      </w:pPr>
      <w:proofErr w:type="spellStart"/>
      <w:proofErr w:type="gramStart"/>
      <w:ins w:id="113" w:author="Anas Skiti" w:date="2015-02-24T18:23:00Z">
        <w:r>
          <w:rPr>
            <w:rFonts w:ascii="Consolas" w:hAnsi="Consolas" w:cs="Consolas"/>
            <w:color w:val="2B91AF"/>
            <w:sz w:val="19"/>
            <w:szCs w:val="19"/>
            <w:highlight w:val="white"/>
          </w:rPr>
          <w:t>Guard</w:t>
        </w:r>
        <w:r>
          <w:rPr>
            <w:rFonts w:ascii="Consolas" w:hAnsi="Consolas" w:cs="Consolas"/>
            <w:color w:val="000000"/>
            <w:sz w:val="19"/>
            <w:szCs w:val="19"/>
            <w:highlight w:val="white"/>
          </w:rPr>
          <w:t>.ArgumentNotNullOrEmpty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info.FileName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SimulinkConnectionString.info.FileName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ins>
    </w:p>
    <w:p w:rsidR="00B363D7" w:rsidRDefault="00B363D7" w:rsidP="00B363D7">
      <w:pPr>
        <w:autoSpaceDE w:val="0"/>
        <w:autoSpaceDN w:val="0"/>
        <w:adjustRightInd w:val="0"/>
        <w:rPr>
          <w:ins w:id="114" w:author="Anas Skiti" w:date="2015-02-24T18:23:00Z"/>
          <w:rFonts w:ascii="Consolas" w:hAnsi="Consolas" w:cs="Consolas"/>
          <w:color w:val="000000"/>
          <w:sz w:val="19"/>
          <w:szCs w:val="19"/>
          <w:highlight w:val="white"/>
        </w:rPr>
      </w:pPr>
      <w:proofErr w:type="spellStart"/>
      <w:proofErr w:type="gramStart"/>
      <w:ins w:id="115" w:author="Anas Skiti" w:date="2015-02-24T18:23:00Z">
        <w:r>
          <w:rPr>
            <w:rFonts w:ascii="Consolas" w:hAnsi="Consolas" w:cs="Consolas"/>
            <w:color w:val="2B91AF"/>
            <w:sz w:val="19"/>
            <w:szCs w:val="19"/>
            <w:highlight w:val="white"/>
          </w:rPr>
          <w:t>Guard</w:t>
        </w:r>
        <w:r>
          <w:rPr>
            <w:rFonts w:ascii="Consolas" w:hAnsi="Consolas" w:cs="Consolas"/>
            <w:color w:val="000000"/>
            <w:sz w:val="19"/>
            <w:szCs w:val="19"/>
            <w:highlight w:val="white"/>
          </w:rPr>
          <w:t>.ArgumentNotNullOrEmpty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info.Location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SimulinkConnectionString.info.Location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ins>
    </w:p>
    <w:p w:rsidR="00B363D7" w:rsidRDefault="00B363D7" w:rsidP="00B363D7">
      <w:pPr>
        <w:autoSpaceDE w:val="0"/>
        <w:autoSpaceDN w:val="0"/>
        <w:adjustRightInd w:val="0"/>
        <w:rPr>
          <w:ins w:id="116" w:author="Anas Skiti" w:date="2015-02-24T18:23:00Z"/>
          <w:rFonts w:ascii="Consolas" w:hAnsi="Consolas" w:cs="Consolas"/>
          <w:color w:val="000000"/>
          <w:sz w:val="19"/>
          <w:szCs w:val="19"/>
          <w:highlight w:val="white"/>
        </w:rPr>
      </w:pPr>
    </w:p>
    <w:p w:rsidR="00B363D7" w:rsidRPr="00B363D7" w:rsidRDefault="00B363D7" w:rsidP="00B363D7">
      <w:pPr>
        <w:rPr>
          <w:ins w:id="117" w:author="Anas Skiti" w:date="2015-02-24T18:23:00Z"/>
        </w:rPr>
      </w:pPr>
      <w:proofErr w:type="spellStart"/>
      <w:ins w:id="118" w:author="Anas Skiti" w:date="2015-02-24T18:23:00Z">
        <w:r>
          <w:rPr>
            <w:rFonts w:ascii="Consolas" w:hAnsi="Consolas" w:cs="Consolas"/>
            <w:color w:val="0000FF"/>
            <w:sz w:val="19"/>
            <w:szCs w:val="19"/>
            <w:highlight w:val="white"/>
          </w:rPr>
          <w:t>this</w:t>
        </w:r>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3CB371"/>
            <w:sz w:val="19"/>
            <w:szCs w:val="19"/>
            <w:highlight w:val="white"/>
          </w:rPr>
          <w:t>{0}{1}</w:t>
        </w:r>
        <w:r>
          <w:rPr>
            <w:rFonts w:ascii="Consolas" w:hAnsi="Consolas" w:cs="Consolas"/>
            <w:color w:val="A31515"/>
            <w:sz w:val="19"/>
            <w:szCs w:val="19"/>
            <w:highlight w:val="white"/>
          </w:rPr>
          <w:t>\</w:t>
        </w:r>
        <w:r>
          <w:rPr>
            <w:rFonts w:ascii="Consolas" w:hAnsi="Consolas" w:cs="Consolas"/>
            <w:color w:val="3CB371"/>
            <w:sz w:val="19"/>
            <w:szCs w:val="19"/>
            <w:highlight w:val="white"/>
          </w:rPr>
          <w:t>{2}</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"Data Source="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info.Location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info.FileName</w:t>
        </w:r>
        <w:proofErr w:type="spellEnd"/>
        <w:r>
          <w:rPr>
            <w:rFonts w:ascii="Consolas" w:hAnsi="Consolas" w:cs="Consolas"/>
            <w:color w:val="000000"/>
            <w:sz w:val="19"/>
            <w:szCs w:val="19"/>
            <w:highlight w:val="white"/>
          </w:rPr>
          <w:t>);</w:t>
        </w:r>
      </w:ins>
    </w:p>
    <w:p w:rsidR="00446E43" w:rsidRPr="00446E43" w:rsidRDefault="00446E43" w:rsidP="00446E43">
      <w:pPr>
        <w:rPr>
          <w:ins w:id="119" w:author="Anas Skiti" w:date="2015-02-24T18:23:00Z"/>
        </w:rPr>
      </w:pPr>
    </w:p>
    <w:p w:rsidR="00523DA5" w:rsidRDefault="00523DA5" w:rsidP="00523DA5">
      <w:pPr>
        <w:pStyle w:val="Heading1"/>
      </w:pPr>
      <w:bookmarkStart w:id="120" w:name="_Toc412623175"/>
      <w:r>
        <w:t>References</w:t>
      </w:r>
      <w:bookmarkEnd w:id="120"/>
    </w:p>
    <w:p w:rsidR="00523DA5" w:rsidRPr="00523DA5" w:rsidRDefault="00523DA5" w:rsidP="00523DA5"/>
    <w:sectPr w:rsidR="00523DA5" w:rsidRPr="00523DA5" w:rsidSect="00D00D7B">
      <w:headerReference w:type="default" r:id="rId30"/>
      <w:footerReference w:type="default" r:id="rId31"/>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7F5" w:rsidRDefault="00A857F5" w:rsidP="00D007E6">
      <w:pPr>
        <w:spacing w:after="0" w:line="240" w:lineRule="auto"/>
      </w:pPr>
      <w:r>
        <w:separator/>
      </w:r>
    </w:p>
  </w:endnote>
  <w:endnote w:type="continuationSeparator" w:id="0">
    <w:p w:rsidR="00A857F5" w:rsidRDefault="00A857F5" w:rsidP="00D00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7E6" w:rsidRDefault="00D007E6">
    <w:pPr>
      <w:pStyle w:val="Header"/>
      <w:pBdr>
        <w:top w:val="single" w:sz="6" w:space="10" w:color="0076B7" w:themeColor="accent1"/>
      </w:pBdr>
      <w:tabs>
        <w:tab w:val="clear" w:pos="4680"/>
        <w:tab w:val="clear" w:pos="9360"/>
      </w:tabs>
      <w:spacing w:before="240"/>
      <w:jc w:val="center"/>
      <w:rPr>
        <w:color w:val="0076B7" w:themeColor="accent1"/>
      </w:rPr>
    </w:pPr>
    <w:r>
      <w:rPr>
        <w:noProof/>
        <w:color w:val="0076B7"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007E6" w:rsidRDefault="00D007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7F5" w:rsidRDefault="00A857F5" w:rsidP="00D007E6">
      <w:pPr>
        <w:spacing w:after="0" w:line="240" w:lineRule="auto"/>
      </w:pPr>
      <w:r>
        <w:separator/>
      </w:r>
    </w:p>
  </w:footnote>
  <w:footnote w:type="continuationSeparator" w:id="0">
    <w:p w:rsidR="00A857F5" w:rsidRDefault="00A857F5" w:rsidP="00D007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7E6" w:rsidRDefault="00D007E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7E6" w:rsidRDefault="00D007E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C7DEA">
                              <w:rPr>
                                <w:noProof/>
                                <w:color w:val="FFFFFF" w:themeColor="background1"/>
                                <w:sz w:val="24"/>
                                <w:szCs w:val="24"/>
                              </w:rPr>
                              <w:t>22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0076b7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D007E6" w:rsidRDefault="00D007E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C7DEA">
                        <w:rPr>
                          <w:noProof/>
                          <w:color w:val="FFFFFF" w:themeColor="background1"/>
                          <w:sz w:val="24"/>
                          <w:szCs w:val="24"/>
                        </w:rPr>
                        <w:t>22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5D0CC6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A501EE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62A8524"/>
    <w:lvl w:ilvl="0">
      <w:start w:val="1"/>
      <w:numFmt w:val="decimal"/>
      <w:pStyle w:val="ListNumber3"/>
      <w:lvlText w:val="%1."/>
      <w:lvlJc w:val="left"/>
      <w:pPr>
        <w:tabs>
          <w:tab w:val="num" w:pos="926"/>
        </w:tabs>
        <w:ind w:left="926" w:hanging="360"/>
      </w:pPr>
    </w:lvl>
  </w:abstractNum>
  <w:abstractNum w:abstractNumId="3">
    <w:nsid w:val="FFFFFF7F"/>
    <w:multiLevelType w:val="singleLevel"/>
    <w:tmpl w:val="E3EA3B1A"/>
    <w:lvl w:ilvl="0">
      <w:start w:val="1"/>
      <w:numFmt w:val="decimal"/>
      <w:pStyle w:val="ListNumber2"/>
      <w:lvlText w:val="%1."/>
      <w:lvlJc w:val="left"/>
      <w:pPr>
        <w:tabs>
          <w:tab w:val="num" w:pos="643"/>
        </w:tabs>
        <w:ind w:left="643" w:hanging="360"/>
      </w:pPr>
    </w:lvl>
  </w:abstractNum>
  <w:abstractNum w:abstractNumId="4">
    <w:nsid w:val="FFFFFF80"/>
    <w:multiLevelType w:val="singleLevel"/>
    <w:tmpl w:val="F6F602E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C5A8B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B7039D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2EA6EFC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7F0DEFC"/>
    <w:lvl w:ilvl="0">
      <w:start w:val="1"/>
      <w:numFmt w:val="decimal"/>
      <w:pStyle w:val="ListNumber"/>
      <w:lvlText w:val="%1."/>
      <w:lvlJc w:val="left"/>
      <w:pPr>
        <w:tabs>
          <w:tab w:val="num" w:pos="360"/>
        </w:tabs>
        <w:ind w:left="360" w:hanging="360"/>
      </w:pPr>
    </w:lvl>
  </w:abstractNum>
  <w:abstractNum w:abstractNumId="9">
    <w:nsid w:val="FFFFFF89"/>
    <w:multiLevelType w:val="singleLevel"/>
    <w:tmpl w:val="788E49C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9571D0"/>
    <w:multiLevelType w:val="hybridMultilevel"/>
    <w:tmpl w:val="67860C64"/>
    <w:lvl w:ilvl="0" w:tplc="80DE5F46">
      <w:numFmt w:val="bullet"/>
      <w:lvlText w:val="-"/>
      <w:lvlJc w:val="left"/>
      <w:pPr>
        <w:ind w:left="720" w:hanging="360"/>
      </w:pPr>
      <w:rPr>
        <w:rFonts w:ascii="Tw Cen MT" w:eastAsiaTheme="minorHAnsi" w:hAnsi="Tw Cen MT"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03410C6"/>
    <w:multiLevelType w:val="hybridMultilevel"/>
    <w:tmpl w:val="71BA6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36849E8"/>
    <w:multiLevelType w:val="hybridMultilevel"/>
    <w:tmpl w:val="0004D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C854613"/>
    <w:multiLevelType w:val="multilevel"/>
    <w:tmpl w:val="F0E0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2624F"/>
    <w:multiLevelType w:val="hybridMultilevel"/>
    <w:tmpl w:val="8CA4E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9E5"/>
    <w:rsid w:val="00021099"/>
    <w:rsid w:val="00027F4A"/>
    <w:rsid w:val="00071E8E"/>
    <w:rsid w:val="00073E7D"/>
    <w:rsid w:val="0008114A"/>
    <w:rsid w:val="000B7CC0"/>
    <w:rsid w:val="000D7476"/>
    <w:rsid w:val="0013046E"/>
    <w:rsid w:val="00132411"/>
    <w:rsid w:val="001620BC"/>
    <w:rsid w:val="001B5FE0"/>
    <w:rsid w:val="001D2775"/>
    <w:rsid w:val="001F50CC"/>
    <w:rsid w:val="00207471"/>
    <w:rsid w:val="00233A64"/>
    <w:rsid w:val="00297DCA"/>
    <w:rsid w:val="002E0B85"/>
    <w:rsid w:val="00332543"/>
    <w:rsid w:val="00355C00"/>
    <w:rsid w:val="00394B06"/>
    <w:rsid w:val="003C3222"/>
    <w:rsid w:val="003C53CD"/>
    <w:rsid w:val="003F3C6D"/>
    <w:rsid w:val="004459EE"/>
    <w:rsid w:val="00446E43"/>
    <w:rsid w:val="00462CAB"/>
    <w:rsid w:val="005158B1"/>
    <w:rsid w:val="00523DA5"/>
    <w:rsid w:val="005454BC"/>
    <w:rsid w:val="00596363"/>
    <w:rsid w:val="005A3158"/>
    <w:rsid w:val="005B6E0F"/>
    <w:rsid w:val="005C7FFE"/>
    <w:rsid w:val="0063397A"/>
    <w:rsid w:val="006A30E0"/>
    <w:rsid w:val="006E542A"/>
    <w:rsid w:val="007314FD"/>
    <w:rsid w:val="00735ED3"/>
    <w:rsid w:val="00746BD1"/>
    <w:rsid w:val="007544CE"/>
    <w:rsid w:val="0078637B"/>
    <w:rsid w:val="00786E51"/>
    <w:rsid w:val="00795BC0"/>
    <w:rsid w:val="008044D2"/>
    <w:rsid w:val="00811652"/>
    <w:rsid w:val="00823004"/>
    <w:rsid w:val="008C7824"/>
    <w:rsid w:val="00911B2B"/>
    <w:rsid w:val="009439E5"/>
    <w:rsid w:val="00990E59"/>
    <w:rsid w:val="009B1C45"/>
    <w:rsid w:val="009E7F24"/>
    <w:rsid w:val="00A01407"/>
    <w:rsid w:val="00A23482"/>
    <w:rsid w:val="00A857F5"/>
    <w:rsid w:val="00B12CC5"/>
    <w:rsid w:val="00B22B42"/>
    <w:rsid w:val="00B27B65"/>
    <w:rsid w:val="00B363D7"/>
    <w:rsid w:val="00B64759"/>
    <w:rsid w:val="00B856FA"/>
    <w:rsid w:val="00BB7088"/>
    <w:rsid w:val="00BE7DC2"/>
    <w:rsid w:val="00C329C1"/>
    <w:rsid w:val="00C77294"/>
    <w:rsid w:val="00C827DB"/>
    <w:rsid w:val="00CE2848"/>
    <w:rsid w:val="00D007E6"/>
    <w:rsid w:val="00D00D7B"/>
    <w:rsid w:val="00D21F4A"/>
    <w:rsid w:val="00D5047D"/>
    <w:rsid w:val="00DA74F4"/>
    <w:rsid w:val="00DC5ACC"/>
    <w:rsid w:val="00E230CE"/>
    <w:rsid w:val="00EC5078"/>
    <w:rsid w:val="00ED5AFB"/>
    <w:rsid w:val="00EF53E0"/>
    <w:rsid w:val="00FC7DEA"/>
    <w:rsid w:val="00FE6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E18F9A-8840-4AEC-93C5-0B545D80A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7E6"/>
  </w:style>
  <w:style w:type="paragraph" w:styleId="Heading1">
    <w:name w:val="heading 1"/>
    <w:basedOn w:val="Normal"/>
    <w:next w:val="Normal"/>
    <w:link w:val="Heading1Char"/>
    <w:uiPriority w:val="9"/>
    <w:qFormat/>
    <w:rsid w:val="00D007E6"/>
    <w:pPr>
      <w:keepNext/>
      <w:keepLines/>
      <w:spacing w:before="480" w:after="0"/>
      <w:outlineLvl w:val="0"/>
    </w:pPr>
    <w:rPr>
      <w:rFonts w:asciiTheme="majorHAnsi" w:eastAsiaTheme="majorEastAsia" w:hAnsiTheme="majorHAnsi" w:cstheme="majorBidi"/>
      <w:b/>
      <w:bCs/>
      <w:color w:val="005889" w:themeColor="accent1" w:themeShade="BF"/>
      <w:sz w:val="28"/>
      <w:szCs w:val="28"/>
    </w:rPr>
  </w:style>
  <w:style w:type="paragraph" w:styleId="Heading2">
    <w:name w:val="heading 2"/>
    <w:basedOn w:val="Normal"/>
    <w:next w:val="Normal"/>
    <w:link w:val="Heading2Char"/>
    <w:uiPriority w:val="9"/>
    <w:unhideWhenUsed/>
    <w:qFormat/>
    <w:rsid w:val="00D007E6"/>
    <w:pPr>
      <w:keepNext/>
      <w:keepLines/>
      <w:spacing w:before="200" w:after="0"/>
      <w:outlineLvl w:val="1"/>
    </w:pPr>
    <w:rPr>
      <w:rFonts w:asciiTheme="majorHAnsi" w:eastAsiaTheme="majorEastAsia" w:hAnsiTheme="majorHAnsi" w:cstheme="majorBidi"/>
      <w:b/>
      <w:bCs/>
      <w:color w:val="0076B7" w:themeColor="accent1"/>
      <w:sz w:val="26"/>
      <w:szCs w:val="26"/>
    </w:rPr>
  </w:style>
  <w:style w:type="paragraph" w:styleId="Heading3">
    <w:name w:val="heading 3"/>
    <w:basedOn w:val="Normal"/>
    <w:next w:val="Normal"/>
    <w:link w:val="Heading3Char"/>
    <w:uiPriority w:val="9"/>
    <w:unhideWhenUsed/>
    <w:qFormat/>
    <w:rsid w:val="00D007E6"/>
    <w:pPr>
      <w:keepNext/>
      <w:keepLines/>
      <w:spacing w:before="200" w:after="0"/>
      <w:outlineLvl w:val="2"/>
    </w:pPr>
    <w:rPr>
      <w:rFonts w:asciiTheme="majorHAnsi" w:eastAsiaTheme="majorEastAsia" w:hAnsiTheme="majorHAnsi" w:cstheme="majorBidi"/>
      <w:b/>
      <w:bCs/>
      <w:color w:val="0076B7" w:themeColor="accent1"/>
    </w:rPr>
  </w:style>
  <w:style w:type="paragraph" w:styleId="Heading4">
    <w:name w:val="heading 4"/>
    <w:basedOn w:val="Normal"/>
    <w:next w:val="Normal"/>
    <w:link w:val="Heading4Char"/>
    <w:uiPriority w:val="9"/>
    <w:unhideWhenUsed/>
    <w:qFormat/>
    <w:rsid w:val="00D007E6"/>
    <w:pPr>
      <w:keepNext/>
      <w:keepLines/>
      <w:spacing w:before="200" w:after="0"/>
      <w:outlineLvl w:val="3"/>
    </w:pPr>
    <w:rPr>
      <w:rFonts w:asciiTheme="majorHAnsi" w:eastAsiaTheme="majorEastAsia" w:hAnsiTheme="majorHAnsi" w:cstheme="majorBidi"/>
      <w:b/>
      <w:bCs/>
      <w:i/>
      <w:iCs/>
      <w:color w:val="0076B7" w:themeColor="accent1"/>
    </w:rPr>
  </w:style>
  <w:style w:type="paragraph" w:styleId="Heading5">
    <w:name w:val="heading 5"/>
    <w:basedOn w:val="Normal"/>
    <w:next w:val="Normal"/>
    <w:link w:val="Heading5Char"/>
    <w:uiPriority w:val="9"/>
    <w:semiHidden/>
    <w:unhideWhenUsed/>
    <w:qFormat/>
    <w:rsid w:val="00D007E6"/>
    <w:pPr>
      <w:keepNext/>
      <w:keepLines/>
      <w:spacing w:before="200" w:after="0"/>
      <w:outlineLvl w:val="4"/>
    </w:pPr>
    <w:rPr>
      <w:rFonts w:asciiTheme="majorHAnsi" w:eastAsiaTheme="majorEastAsia" w:hAnsiTheme="majorHAnsi" w:cstheme="majorBidi"/>
      <w:color w:val="003A5B" w:themeColor="accent1" w:themeShade="7F"/>
    </w:rPr>
  </w:style>
  <w:style w:type="paragraph" w:styleId="Heading6">
    <w:name w:val="heading 6"/>
    <w:basedOn w:val="Normal"/>
    <w:next w:val="Normal"/>
    <w:link w:val="Heading6Char"/>
    <w:uiPriority w:val="9"/>
    <w:semiHidden/>
    <w:unhideWhenUsed/>
    <w:qFormat/>
    <w:rsid w:val="00D007E6"/>
    <w:pPr>
      <w:keepNext/>
      <w:keepLines/>
      <w:spacing w:before="200" w:after="0"/>
      <w:outlineLvl w:val="5"/>
    </w:pPr>
    <w:rPr>
      <w:rFonts w:asciiTheme="majorHAnsi" w:eastAsiaTheme="majorEastAsia" w:hAnsiTheme="majorHAnsi" w:cstheme="majorBidi"/>
      <w:i/>
      <w:iCs/>
      <w:color w:val="003A5B" w:themeColor="accent1" w:themeShade="7F"/>
    </w:rPr>
  </w:style>
  <w:style w:type="paragraph" w:styleId="Heading7">
    <w:name w:val="heading 7"/>
    <w:basedOn w:val="Normal"/>
    <w:next w:val="Normal"/>
    <w:link w:val="Heading7Char"/>
    <w:uiPriority w:val="9"/>
    <w:semiHidden/>
    <w:unhideWhenUsed/>
    <w:qFormat/>
    <w:rsid w:val="00D007E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07E6"/>
    <w:pPr>
      <w:keepNext/>
      <w:keepLines/>
      <w:spacing w:before="200" w:after="0"/>
      <w:outlineLvl w:val="7"/>
    </w:pPr>
    <w:rPr>
      <w:rFonts w:asciiTheme="majorHAnsi" w:eastAsiaTheme="majorEastAsia" w:hAnsiTheme="majorHAnsi" w:cstheme="majorBidi"/>
      <w:color w:val="0076B7" w:themeColor="accent1"/>
      <w:sz w:val="20"/>
      <w:szCs w:val="20"/>
    </w:rPr>
  </w:style>
  <w:style w:type="paragraph" w:styleId="Heading9">
    <w:name w:val="heading 9"/>
    <w:basedOn w:val="Normal"/>
    <w:next w:val="Normal"/>
    <w:link w:val="Heading9Char"/>
    <w:uiPriority w:val="9"/>
    <w:semiHidden/>
    <w:unhideWhenUsed/>
    <w:qFormat/>
    <w:rsid w:val="00D007E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39E5"/>
    <w:rPr>
      <w:color w:val="0000FF"/>
      <w:u w:val="single"/>
    </w:rPr>
  </w:style>
  <w:style w:type="paragraph" w:styleId="Title">
    <w:name w:val="Title"/>
    <w:basedOn w:val="Normal"/>
    <w:next w:val="Normal"/>
    <w:link w:val="TitleChar"/>
    <w:uiPriority w:val="10"/>
    <w:qFormat/>
    <w:rsid w:val="00D007E6"/>
    <w:pPr>
      <w:pBdr>
        <w:bottom w:val="single" w:sz="8" w:space="4" w:color="0076B7" w:themeColor="accent1"/>
      </w:pBdr>
      <w:spacing w:after="300" w:line="240" w:lineRule="auto"/>
      <w:contextualSpacing/>
    </w:pPr>
    <w:rPr>
      <w:rFonts w:asciiTheme="majorHAnsi" w:eastAsiaTheme="majorEastAsia" w:hAnsiTheme="majorHAnsi" w:cstheme="majorBidi"/>
      <w:color w:val="00375B" w:themeColor="text2" w:themeShade="BF"/>
      <w:spacing w:val="5"/>
      <w:sz w:val="52"/>
      <w:szCs w:val="52"/>
    </w:rPr>
  </w:style>
  <w:style w:type="character" w:customStyle="1" w:styleId="TitleChar">
    <w:name w:val="Title Char"/>
    <w:basedOn w:val="DefaultParagraphFont"/>
    <w:link w:val="Title"/>
    <w:uiPriority w:val="10"/>
    <w:rsid w:val="00D007E6"/>
    <w:rPr>
      <w:rFonts w:asciiTheme="majorHAnsi" w:eastAsiaTheme="majorEastAsia" w:hAnsiTheme="majorHAnsi" w:cstheme="majorBidi"/>
      <w:color w:val="00375B" w:themeColor="text2" w:themeShade="BF"/>
      <w:spacing w:val="5"/>
      <w:sz w:val="52"/>
      <w:szCs w:val="52"/>
    </w:rPr>
  </w:style>
  <w:style w:type="character" w:customStyle="1" w:styleId="Heading1Char">
    <w:name w:val="Heading 1 Char"/>
    <w:basedOn w:val="DefaultParagraphFont"/>
    <w:link w:val="Heading1"/>
    <w:uiPriority w:val="9"/>
    <w:rsid w:val="00D007E6"/>
    <w:rPr>
      <w:rFonts w:asciiTheme="majorHAnsi" w:eastAsiaTheme="majorEastAsia" w:hAnsiTheme="majorHAnsi" w:cstheme="majorBidi"/>
      <w:b/>
      <w:bCs/>
      <w:color w:val="005889" w:themeColor="accent1" w:themeShade="BF"/>
      <w:sz w:val="28"/>
      <w:szCs w:val="28"/>
    </w:rPr>
  </w:style>
  <w:style w:type="character" w:customStyle="1" w:styleId="Heading2Char">
    <w:name w:val="Heading 2 Char"/>
    <w:basedOn w:val="DefaultParagraphFont"/>
    <w:link w:val="Heading2"/>
    <w:uiPriority w:val="9"/>
    <w:rsid w:val="00D007E6"/>
    <w:rPr>
      <w:rFonts w:asciiTheme="majorHAnsi" w:eastAsiaTheme="majorEastAsia" w:hAnsiTheme="majorHAnsi" w:cstheme="majorBidi"/>
      <w:b/>
      <w:bCs/>
      <w:color w:val="0076B7" w:themeColor="accent1"/>
      <w:sz w:val="26"/>
      <w:szCs w:val="26"/>
    </w:rPr>
  </w:style>
  <w:style w:type="paragraph" w:styleId="ListParagraph">
    <w:name w:val="List Paragraph"/>
    <w:basedOn w:val="Normal"/>
    <w:uiPriority w:val="34"/>
    <w:qFormat/>
    <w:rsid w:val="00CE2848"/>
    <w:pPr>
      <w:ind w:left="720"/>
      <w:contextualSpacing/>
    </w:pPr>
  </w:style>
  <w:style w:type="paragraph" w:styleId="BalloonText">
    <w:name w:val="Balloon Text"/>
    <w:basedOn w:val="Normal"/>
    <w:link w:val="BalloonTextChar"/>
    <w:uiPriority w:val="99"/>
    <w:semiHidden/>
    <w:unhideWhenUsed/>
    <w:rsid w:val="008230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004"/>
    <w:rPr>
      <w:rFonts w:ascii="Segoe UI" w:hAnsi="Segoe UI" w:cs="Segoe UI"/>
      <w:sz w:val="18"/>
      <w:szCs w:val="18"/>
    </w:rPr>
  </w:style>
  <w:style w:type="paragraph" w:styleId="Bibliography">
    <w:name w:val="Bibliography"/>
    <w:basedOn w:val="Normal"/>
    <w:next w:val="Normal"/>
    <w:uiPriority w:val="37"/>
    <w:semiHidden/>
    <w:unhideWhenUsed/>
    <w:rsid w:val="00823004"/>
  </w:style>
  <w:style w:type="paragraph" w:styleId="BlockText">
    <w:name w:val="Block Text"/>
    <w:basedOn w:val="Normal"/>
    <w:uiPriority w:val="99"/>
    <w:semiHidden/>
    <w:unhideWhenUsed/>
    <w:rsid w:val="00A23482"/>
    <w:pPr>
      <w:pBdr>
        <w:top w:val="single" w:sz="2" w:space="10" w:color="0076B7" w:themeColor="accent1" w:frame="1"/>
        <w:left w:val="single" w:sz="2" w:space="10" w:color="0076B7" w:themeColor="accent1" w:frame="1"/>
        <w:bottom w:val="single" w:sz="2" w:space="10" w:color="0076B7" w:themeColor="accent1" w:frame="1"/>
        <w:right w:val="single" w:sz="2" w:space="10" w:color="0076B7" w:themeColor="accent1" w:frame="1"/>
      </w:pBdr>
      <w:spacing w:after="0" w:line="240" w:lineRule="auto"/>
      <w:ind w:left="1152" w:right="1152"/>
    </w:pPr>
    <w:rPr>
      <w:i/>
      <w:iCs/>
      <w:color w:val="0076B7" w:themeColor="accent1"/>
    </w:rPr>
  </w:style>
  <w:style w:type="paragraph" w:styleId="BodyText">
    <w:name w:val="Body Text"/>
    <w:basedOn w:val="Normal"/>
    <w:link w:val="BodyTextChar"/>
    <w:uiPriority w:val="99"/>
    <w:semiHidden/>
    <w:unhideWhenUsed/>
    <w:rsid w:val="00823004"/>
    <w:pPr>
      <w:spacing w:after="120"/>
    </w:pPr>
  </w:style>
  <w:style w:type="character" w:customStyle="1" w:styleId="BodyTextChar">
    <w:name w:val="Body Text Char"/>
    <w:basedOn w:val="DefaultParagraphFont"/>
    <w:link w:val="BodyText"/>
    <w:uiPriority w:val="99"/>
    <w:semiHidden/>
    <w:rsid w:val="00823004"/>
  </w:style>
  <w:style w:type="paragraph" w:styleId="BodyText2">
    <w:name w:val="Body Text 2"/>
    <w:basedOn w:val="Normal"/>
    <w:link w:val="BodyText2Char"/>
    <w:uiPriority w:val="99"/>
    <w:semiHidden/>
    <w:unhideWhenUsed/>
    <w:rsid w:val="00823004"/>
    <w:pPr>
      <w:spacing w:after="120" w:line="480" w:lineRule="auto"/>
    </w:pPr>
  </w:style>
  <w:style w:type="character" w:customStyle="1" w:styleId="BodyText2Char">
    <w:name w:val="Body Text 2 Char"/>
    <w:basedOn w:val="DefaultParagraphFont"/>
    <w:link w:val="BodyText2"/>
    <w:uiPriority w:val="99"/>
    <w:semiHidden/>
    <w:rsid w:val="00823004"/>
  </w:style>
  <w:style w:type="paragraph" w:styleId="BodyText3">
    <w:name w:val="Body Text 3"/>
    <w:basedOn w:val="Normal"/>
    <w:link w:val="BodyText3Char"/>
    <w:uiPriority w:val="99"/>
    <w:semiHidden/>
    <w:unhideWhenUsed/>
    <w:rsid w:val="00823004"/>
    <w:pPr>
      <w:spacing w:after="120"/>
    </w:pPr>
    <w:rPr>
      <w:sz w:val="16"/>
      <w:szCs w:val="16"/>
    </w:rPr>
  </w:style>
  <w:style w:type="character" w:customStyle="1" w:styleId="BodyText3Char">
    <w:name w:val="Body Text 3 Char"/>
    <w:basedOn w:val="DefaultParagraphFont"/>
    <w:link w:val="BodyText3"/>
    <w:uiPriority w:val="99"/>
    <w:semiHidden/>
    <w:rsid w:val="00823004"/>
    <w:rPr>
      <w:sz w:val="16"/>
      <w:szCs w:val="16"/>
    </w:rPr>
  </w:style>
  <w:style w:type="paragraph" w:styleId="BodyTextFirstIndent">
    <w:name w:val="Body Text First Indent"/>
    <w:basedOn w:val="BodyText"/>
    <w:link w:val="BodyTextFirstIndentChar"/>
    <w:uiPriority w:val="99"/>
    <w:semiHidden/>
    <w:unhideWhenUsed/>
    <w:rsid w:val="00823004"/>
    <w:pPr>
      <w:spacing w:after="0"/>
      <w:ind w:firstLine="360"/>
    </w:pPr>
  </w:style>
  <w:style w:type="character" w:customStyle="1" w:styleId="BodyTextFirstIndentChar">
    <w:name w:val="Body Text First Indent Char"/>
    <w:basedOn w:val="BodyTextChar"/>
    <w:link w:val="BodyTextFirstIndent"/>
    <w:uiPriority w:val="99"/>
    <w:semiHidden/>
    <w:rsid w:val="00823004"/>
  </w:style>
  <w:style w:type="paragraph" w:styleId="BodyTextIndent">
    <w:name w:val="Body Text Indent"/>
    <w:basedOn w:val="Normal"/>
    <w:link w:val="BodyTextIndentChar"/>
    <w:uiPriority w:val="99"/>
    <w:semiHidden/>
    <w:unhideWhenUsed/>
    <w:rsid w:val="00823004"/>
    <w:pPr>
      <w:spacing w:after="120"/>
      <w:ind w:left="283"/>
    </w:pPr>
  </w:style>
  <w:style w:type="character" w:customStyle="1" w:styleId="BodyTextIndentChar">
    <w:name w:val="Body Text Indent Char"/>
    <w:basedOn w:val="DefaultParagraphFont"/>
    <w:link w:val="BodyTextIndent"/>
    <w:uiPriority w:val="99"/>
    <w:semiHidden/>
    <w:rsid w:val="00823004"/>
  </w:style>
  <w:style w:type="paragraph" w:styleId="BodyTextFirstIndent2">
    <w:name w:val="Body Text First Indent 2"/>
    <w:basedOn w:val="BodyTextIndent"/>
    <w:link w:val="BodyTextFirstIndent2Char"/>
    <w:uiPriority w:val="99"/>
    <w:semiHidden/>
    <w:unhideWhenUsed/>
    <w:rsid w:val="008230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823004"/>
  </w:style>
  <w:style w:type="paragraph" w:styleId="BodyTextIndent2">
    <w:name w:val="Body Text Indent 2"/>
    <w:basedOn w:val="Normal"/>
    <w:link w:val="BodyTextIndent2Char"/>
    <w:uiPriority w:val="99"/>
    <w:semiHidden/>
    <w:unhideWhenUsed/>
    <w:rsid w:val="00823004"/>
    <w:pPr>
      <w:spacing w:after="120" w:line="480" w:lineRule="auto"/>
      <w:ind w:left="283"/>
    </w:pPr>
  </w:style>
  <w:style w:type="character" w:customStyle="1" w:styleId="BodyTextIndent2Char">
    <w:name w:val="Body Text Indent 2 Char"/>
    <w:basedOn w:val="DefaultParagraphFont"/>
    <w:link w:val="BodyTextIndent2"/>
    <w:uiPriority w:val="99"/>
    <w:semiHidden/>
    <w:rsid w:val="00823004"/>
  </w:style>
  <w:style w:type="paragraph" w:styleId="BodyTextIndent3">
    <w:name w:val="Body Text Indent 3"/>
    <w:basedOn w:val="Normal"/>
    <w:link w:val="BodyTextIndent3Char"/>
    <w:uiPriority w:val="99"/>
    <w:semiHidden/>
    <w:unhideWhenUsed/>
    <w:rsid w:val="0082300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3004"/>
    <w:rPr>
      <w:sz w:val="16"/>
      <w:szCs w:val="16"/>
    </w:rPr>
  </w:style>
  <w:style w:type="paragraph" w:styleId="Caption">
    <w:name w:val="caption"/>
    <w:basedOn w:val="Normal"/>
    <w:next w:val="Normal"/>
    <w:uiPriority w:val="35"/>
    <w:semiHidden/>
    <w:unhideWhenUsed/>
    <w:qFormat/>
    <w:rsid w:val="00D007E6"/>
    <w:pPr>
      <w:spacing w:line="240" w:lineRule="auto"/>
    </w:pPr>
    <w:rPr>
      <w:b/>
      <w:bCs/>
      <w:color w:val="0076B7" w:themeColor="accent1"/>
      <w:sz w:val="18"/>
      <w:szCs w:val="18"/>
    </w:rPr>
  </w:style>
  <w:style w:type="paragraph" w:styleId="Closing">
    <w:name w:val="Closing"/>
    <w:basedOn w:val="Normal"/>
    <w:link w:val="ClosingChar"/>
    <w:uiPriority w:val="99"/>
    <w:semiHidden/>
    <w:unhideWhenUsed/>
    <w:rsid w:val="00823004"/>
    <w:pPr>
      <w:ind w:left="4252"/>
    </w:pPr>
  </w:style>
  <w:style w:type="character" w:customStyle="1" w:styleId="ClosingChar">
    <w:name w:val="Closing Char"/>
    <w:basedOn w:val="DefaultParagraphFont"/>
    <w:link w:val="Closing"/>
    <w:uiPriority w:val="99"/>
    <w:semiHidden/>
    <w:rsid w:val="00823004"/>
  </w:style>
  <w:style w:type="paragraph" w:styleId="CommentText">
    <w:name w:val="annotation text"/>
    <w:basedOn w:val="Normal"/>
    <w:link w:val="CommentTextChar"/>
    <w:uiPriority w:val="99"/>
    <w:semiHidden/>
    <w:unhideWhenUsed/>
    <w:rsid w:val="00823004"/>
    <w:rPr>
      <w:sz w:val="20"/>
      <w:szCs w:val="20"/>
    </w:rPr>
  </w:style>
  <w:style w:type="character" w:customStyle="1" w:styleId="CommentTextChar">
    <w:name w:val="Comment Text Char"/>
    <w:basedOn w:val="DefaultParagraphFont"/>
    <w:link w:val="CommentText"/>
    <w:uiPriority w:val="99"/>
    <w:semiHidden/>
    <w:rsid w:val="00823004"/>
    <w:rPr>
      <w:sz w:val="20"/>
      <w:szCs w:val="20"/>
    </w:rPr>
  </w:style>
  <w:style w:type="paragraph" w:styleId="CommentSubject">
    <w:name w:val="annotation subject"/>
    <w:basedOn w:val="CommentText"/>
    <w:next w:val="CommentText"/>
    <w:link w:val="CommentSubjectChar"/>
    <w:uiPriority w:val="99"/>
    <w:semiHidden/>
    <w:unhideWhenUsed/>
    <w:rsid w:val="00823004"/>
    <w:rPr>
      <w:b/>
      <w:bCs/>
    </w:rPr>
  </w:style>
  <w:style w:type="character" w:customStyle="1" w:styleId="CommentSubjectChar">
    <w:name w:val="Comment Subject Char"/>
    <w:basedOn w:val="CommentTextChar"/>
    <w:link w:val="CommentSubject"/>
    <w:uiPriority w:val="99"/>
    <w:semiHidden/>
    <w:rsid w:val="00823004"/>
    <w:rPr>
      <w:b/>
      <w:bCs/>
      <w:sz w:val="20"/>
      <w:szCs w:val="20"/>
    </w:rPr>
  </w:style>
  <w:style w:type="paragraph" w:styleId="Date">
    <w:name w:val="Date"/>
    <w:basedOn w:val="Normal"/>
    <w:next w:val="Normal"/>
    <w:link w:val="DateChar"/>
    <w:uiPriority w:val="99"/>
    <w:semiHidden/>
    <w:unhideWhenUsed/>
    <w:rsid w:val="00823004"/>
  </w:style>
  <w:style w:type="character" w:customStyle="1" w:styleId="DateChar">
    <w:name w:val="Date Char"/>
    <w:basedOn w:val="DefaultParagraphFont"/>
    <w:link w:val="Date"/>
    <w:uiPriority w:val="99"/>
    <w:semiHidden/>
    <w:rsid w:val="00823004"/>
  </w:style>
  <w:style w:type="paragraph" w:styleId="DocumentMap">
    <w:name w:val="Document Map"/>
    <w:basedOn w:val="Normal"/>
    <w:link w:val="DocumentMapChar"/>
    <w:uiPriority w:val="99"/>
    <w:semiHidden/>
    <w:unhideWhenUsed/>
    <w:rsid w:val="00823004"/>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3004"/>
    <w:rPr>
      <w:rFonts w:ascii="Segoe UI" w:hAnsi="Segoe UI" w:cs="Segoe UI"/>
      <w:sz w:val="16"/>
      <w:szCs w:val="16"/>
    </w:rPr>
  </w:style>
  <w:style w:type="paragraph" w:styleId="E-mailSignature">
    <w:name w:val="E-mail Signature"/>
    <w:basedOn w:val="Normal"/>
    <w:link w:val="E-mailSignatureChar"/>
    <w:uiPriority w:val="99"/>
    <w:semiHidden/>
    <w:unhideWhenUsed/>
    <w:rsid w:val="00823004"/>
  </w:style>
  <w:style w:type="character" w:customStyle="1" w:styleId="E-mailSignatureChar">
    <w:name w:val="E-mail Signature Char"/>
    <w:basedOn w:val="DefaultParagraphFont"/>
    <w:link w:val="E-mailSignature"/>
    <w:uiPriority w:val="99"/>
    <w:semiHidden/>
    <w:rsid w:val="00823004"/>
  </w:style>
  <w:style w:type="paragraph" w:styleId="EndnoteText">
    <w:name w:val="endnote text"/>
    <w:basedOn w:val="Normal"/>
    <w:link w:val="EndnoteTextChar"/>
    <w:uiPriority w:val="99"/>
    <w:semiHidden/>
    <w:unhideWhenUsed/>
    <w:rsid w:val="00823004"/>
    <w:rPr>
      <w:sz w:val="20"/>
      <w:szCs w:val="20"/>
    </w:rPr>
  </w:style>
  <w:style w:type="character" w:customStyle="1" w:styleId="EndnoteTextChar">
    <w:name w:val="Endnote Text Char"/>
    <w:basedOn w:val="DefaultParagraphFont"/>
    <w:link w:val="EndnoteText"/>
    <w:uiPriority w:val="99"/>
    <w:semiHidden/>
    <w:rsid w:val="00823004"/>
    <w:rPr>
      <w:sz w:val="20"/>
      <w:szCs w:val="20"/>
    </w:rPr>
  </w:style>
  <w:style w:type="paragraph" w:styleId="EnvelopeAddress">
    <w:name w:val="envelope address"/>
    <w:basedOn w:val="Normal"/>
    <w:uiPriority w:val="99"/>
    <w:semiHidden/>
    <w:unhideWhenUsed/>
    <w:rsid w:val="00823004"/>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23004"/>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823004"/>
    <w:pPr>
      <w:tabs>
        <w:tab w:val="center" w:pos="4680"/>
        <w:tab w:val="right" w:pos="9360"/>
      </w:tabs>
    </w:pPr>
  </w:style>
  <w:style w:type="character" w:customStyle="1" w:styleId="FooterChar">
    <w:name w:val="Footer Char"/>
    <w:basedOn w:val="DefaultParagraphFont"/>
    <w:link w:val="Footer"/>
    <w:uiPriority w:val="99"/>
    <w:rsid w:val="00823004"/>
  </w:style>
  <w:style w:type="paragraph" w:styleId="FootnoteText">
    <w:name w:val="footnote text"/>
    <w:basedOn w:val="Normal"/>
    <w:link w:val="FootnoteTextChar"/>
    <w:uiPriority w:val="99"/>
    <w:semiHidden/>
    <w:unhideWhenUsed/>
    <w:rsid w:val="00823004"/>
    <w:rPr>
      <w:sz w:val="20"/>
      <w:szCs w:val="20"/>
    </w:rPr>
  </w:style>
  <w:style w:type="character" w:customStyle="1" w:styleId="FootnoteTextChar">
    <w:name w:val="Footnote Text Char"/>
    <w:basedOn w:val="DefaultParagraphFont"/>
    <w:link w:val="FootnoteText"/>
    <w:uiPriority w:val="99"/>
    <w:semiHidden/>
    <w:rsid w:val="00823004"/>
    <w:rPr>
      <w:sz w:val="20"/>
      <w:szCs w:val="20"/>
    </w:rPr>
  </w:style>
  <w:style w:type="paragraph" w:styleId="Header">
    <w:name w:val="header"/>
    <w:basedOn w:val="Normal"/>
    <w:link w:val="HeaderChar"/>
    <w:uiPriority w:val="99"/>
    <w:unhideWhenUsed/>
    <w:rsid w:val="00823004"/>
    <w:pPr>
      <w:tabs>
        <w:tab w:val="center" w:pos="4680"/>
        <w:tab w:val="right" w:pos="9360"/>
      </w:tabs>
    </w:pPr>
  </w:style>
  <w:style w:type="character" w:customStyle="1" w:styleId="HeaderChar">
    <w:name w:val="Header Char"/>
    <w:basedOn w:val="DefaultParagraphFont"/>
    <w:link w:val="Header"/>
    <w:uiPriority w:val="99"/>
    <w:rsid w:val="00823004"/>
  </w:style>
  <w:style w:type="character" w:customStyle="1" w:styleId="Heading3Char">
    <w:name w:val="Heading 3 Char"/>
    <w:basedOn w:val="DefaultParagraphFont"/>
    <w:link w:val="Heading3"/>
    <w:uiPriority w:val="9"/>
    <w:rsid w:val="00D007E6"/>
    <w:rPr>
      <w:rFonts w:asciiTheme="majorHAnsi" w:eastAsiaTheme="majorEastAsia" w:hAnsiTheme="majorHAnsi" w:cstheme="majorBidi"/>
      <w:b/>
      <w:bCs/>
      <w:color w:val="0076B7" w:themeColor="accent1"/>
    </w:rPr>
  </w:style>
  <w:style w:type="character" w:customStyle="1" w:styleId="Heading4Char">
    <w:name w:val="Heading 4 Char"/>
    <w:basedOn w:val="DefaultParagraphFont"/>
    <w:link w:val="Heading4"/>
    <w:uiPriority w:val="9"/>
    <w:rsid w:val="00D007E6"/>
    <w:rPr>
      <w:rFonts w:asciiTheme="majorHAnsi" w:eastAsiaTheme="majorEastAsia" w:hAnsiTheme="majorHAnsi" w:cstheme="majorBidi"/>
      <w:b/>
      <w:bCs/>
      <w:i/>
      <w:iCs/>
      <w:color w:val="0076B7" w:themeColor="accent1"/>
    </w:rPr>
  </w:style>
  <w:style w:type="character" w:customStyle="1" w:styleId="Heading5Char">
    <w:name w:val="Heading 5 Char"/>
    <w:basedOn w:val="DefaultParagraphFont"/>
    <w:link w:val="Heading5"/>
    <w:uiPriority w:val="9"/>
    <w:semiHidden/>
    <w:rsid w:val="00D007E6"/>
    <w:rPr>
      <w:rFonts w:asciiTheme="majorHAnsi" w:eastAsiaTheme="majorEastAsia" w:hAnsiTheme="majorHAnsi" w:cstheme="majorBidi"/>
      <w:color w:val="003A5B" w:themeColor="accent1" w:themeShade="7F"/>
    </w:rPr>
  </w:style>
  <w:style w:type="character" w:customStyle="1" w:styleId="Heading6Char">
    <w:name w:val="Heading 6 Char"/>
    <w:basedOn w:val="DefaultParagraphFont"/>
    <w:link w:val="Heading6"/>
    <w:uiPriority w:val="9"/>
    <w:semiHidden/>
    <w:rsid w:val="00D007E6"/>
    <w:rPr>
      <w:rFonts w:asciiTheme="majorHAnsi" w:eastAsiaTheme="majorEastAsia" w:hAnsiTheme="majorHAnsi" w:cstheme="majorBidi"/>
      <w:i/>
      <w:iCs/>
      <w:color w:val="003A5B" w:themeColor="accent1" w:themeShade="7F"/>
    </w:rPr>
  </w:style>
  <w:style w:type="character" w:customStyle="1" w:styleId="Heading7Char">
    <w:name w:val="Heading 7 Char"/>
    <w:basedOn w:val="DefaultParagraphFont"/>
    <w:link w:val="Heading7"/>
    <w:uiPriority w:val="9"/>
    <w:semiHidden/>
    <w:rsid w:val="00D007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07E6"/>
    <w:rPr>
      <w:rFonts w:asciiTheme="majorHAnsi" w:eastAsiaTheme="majorEastAsia" w:hAnsiTheme="majorHAnsi" w:cstheme="majorBidi"/>
      <w:color w:val="0076B7" w:themeColor="accent1"/>
      <w:sz w:val="20"/>
      <w:szCs w:val="20"/>
    </w:rPr>
  </w:style>
  <w:style w:type="character" w:customStyle="1" w:styleId="Heading9Char">
    <w:name w:val="Heading 9 Char"/>
    <w:basedOn w:val="DefaultParagraphFont"/>
    <w:link w:val="Heading9"/>
    <w:uiPriority w:val="9"/>
    <w:semiHidden/>
    <w:rsid w:val="00D007E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823004"/>
    <w:rPr>
      <w:i/>
      <w:iCs/>
    </w:rPr>
  </w:style>
  <w:style w:type="character" w:customStyle="1" w:styleId="HTMLAddressChar">
    <w:name w:val="HTML Address Char"/>
    <w:basedOn w:val="DefaultParagraphFont"/>
    <w:link w:val="HTMLAddress"/>
    <w:uiPriority w:val="99"/>
    <w:semiHidden/>
    <w:rsid w:val="00823004"/>
    <w:rPr>
      <w:i/>
      <w:iCs/>
    </w:rPr>
  </w:style>
  <w:style w:type="paragraph" w:styleId="HTMLPreformatted">
    <w:name w:val="HTML Preformatted"/>
    <w:basedOn w:val="Normal"/>
    <w:link w:val="HTMLPreformattedChar"/>
    <w:uiPriority w:val="99"/>
    <w:semiHidden/>
    <w:unhideWhenUsed/>
    <w:rsid w:val="0082300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3004"/>
    <w:rPr>
      <w:rFonts w:ascii="Consolas" w:hAnsi="Consolas"/>
      <w:sz w:val="20"/>
      <w:szCs w:val="20"/>
    </w:rPr>
  </w:style>
  <w:style w:type="paragraph" w:styleId="Index1">
    <w:name w:val="index 1"/>
    <w:basedOn w:val="Normal"/>
    <w:next w:val="Normal"/>
    <w:autoRedefine/>
    <w:uiPriority w:val="99"/>
    <w:semiHidden/>
    <w:unhideWhenUsed/>
    <w:rsid w:val="00823004"/>
    <w:pPr>
      <w:ind w:left="220" w:hanging="220"/>
    </w:pPr>
  </w:style>
  <w:style w:type="paragraph" w:styleId="Index2">
    <w:name w:val="index 2"/>
    <w:basedOn w:val="Normal"/>
    <w:next w:val="Normal"/>
    <w:autoRedefine/>
    <w:uiPriority w:val="99"/>
    <w:semiHidden/>
    <w:unhideWhenUsed/>
    <w:rsid w:val="00823004"/>
    <w:pPr>
      <w:ind w:left="440" w:hanging="220"/>
    </w:pPr>
  </w:style>
  <w:style w:type="paragraph" w:styleId="Index3">
    <w:name w:val="index 3"/>
    <w:basedOn w:val="Normal"/>
    <w:next w:val="Normal"/>
    <w:autoRedefine/>
    <w:uiPriority w:val="99"/>
    <w:semiHidden/>
    <w:unhideWhenUsed/>
    <w:rsid w:val="00823004"/>
    <w:pPr>
      <w:ind w:left="660" w:hanging="220"/>
    </w:pPr>
  </w:style>
  <w:style w:type="paragraph" w:styleId="Index4">
    <w:name w:val="index 4"/>
    <w:basedOn w:val="Normal"/>
    <w:next w:val="Normal"/>
    <w:autoRedefine/>
    <w:uiPriority w:val="99"/>
    <w:semiHidden/>
    <w:unhideWhenUsed/>
    <w:rsid w:val="00823004"/>
    <w:pPr>
      <w:ind w:left="880" w:hanging="220"/>
    </w:pPr>
  </w:style>
  <w:style w:type="paragraph" w:styleId="Index5">
    <w:name w:val="index 5"/>
    <w:basedOn w:val="Normal"/>
    <w:next w:val="Normal"/>
    <w:autoRedefine/>
    <w:uiPriority w:val="99"/>
    <w:semiHidden/>
    <w:unhideWhenUsed/>
    <w:rsid w:val="00823004"/>
    <w:pPr>
      <w:ind w:left="1100" w:hanging="220"/>
    </w:pPr>
  </w:style>
  <w:style w:type="paragraph" w:styleId="Index6">
    <w:name w:val="index 6"/>
    <w:basedOn w:val="Normal"/>
    <w:next w:val="Normal"/>
    <w:autoRedefine/>
    <w:uiPriority w:val="99"/>
    <w:semiHidden/>
    <w:unhideWhenUsed/>
    <w:rsid w:val="00823004"/>
    <w:pPr>
      <w:ind w:left="1320" w:hanging="220"/>
    </w:pPr>
  </w:style>
  <w:style w:type="paragraph" w:styleId="Index7">
    <w:name w:val="index 7"/>
    <w:basedOn w:val="Normal"/>
    <w:next w:val="Normal"/>
    <w:autoRedefine/>
    <w:uiPriority w:val="99"/>
    <w:semiHidden/>
    <w:unhideWhenUsed/>
    <w:rsid w:val="00823004"/>
    <w:pPr>
      <w:ind w:left="1540" w:hanging="220"/>
    </w:pPr>
  </w:style>
  <w:style w:type="paragraph" w:styleId="Index8">
    <w:name w:val="index 8"/>
    <w:basedOn w:val="Normal"/>
    <w:next w:val="Normal"/>
    <w:autoRedefine/>
    <w:uiPriority w:val="99"/>
    <w:semiHidden/>
    <w:unhideWhenUsed/>
    <w:rsid w:val="00823004"/>
    <w:pPr>
      <w:ind w:left="1760" w:hanging="220"/>
    </w:pPr>
  </w:style>
  <w:style w:type="paragraph" w:styleId="Index9">
    <w:name w:val="index 9"/>
    <w:basedOn w:val="Normal"/>
    <w:next w:val="Normal"/>
    <w:autoRedefine/>
    <w:uiPriority w:val="99"/>
    <w:semiHidden/>
    <w:unhideWhenUsed/>
    <w:rsid w:val="00823004"/>
    <w:pPr>
      <w:ind w:left="1980" w:hanging="220"/>
    </w:pPr>
  </w:style>
  <w:style w:type="paragraph" w:styleId="IndexHeading">
    <w:name w:val="index heading"/>
    <w:basedOn w:val="Normal"/>
    <w:next w:val="Index1"/>
    <w:uiPriority w:val="99"/>
    <w:semiHidden/>
    <w:unhideWhenUsed/>
    <w:rsid w:val="0082300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07E6"/>
    <w:pPr>
      <w:pBdr>
        <w:bottom w:val="single" w:sz="4" w:space="4" w:color="0076B7" w:themeColor="accent1"/>
      </w:pBdr>
      <w:spacing w:before="200" w:after="280"/>
      <w:ind w:left="936" w:right="936"/>
    </w:pPr>
    <w:rPr>
      <w:b/>
      <w:bCs/>
      <w:i/>
      <w:iCs/>
      <w:color w:val="0076B7" w:themeColor="accent1"/>
    </w:rPr>
  </w:style>
  <w:style w:type="character" w:customStyle="1" w:styleId="IntenseQuoteChar">
    <w:name w:val="Intense Quote Char"/>
    <w:basedOn w:val="DefaultParagraphFont"/>
    <w:link w:val="IntenseQuote"/>
    <w:uiPriority w:val="30"/>
    <w:rsid w:val="00D007E6"/>
    <w:rPr>
      <w:b/>
      <w:bCs/>
      <w:i/>
      <w:iCs/>
      <w:color w:val="0076B7" w:themeColor="accent1"/>
    </w:rPr>
  </w:style>
  <w:style w:type="paragraph" w:styleId="List">
    <w:name w:val="List"/>
    <w:basedOn w:val="Normal"/>
    <w:uiPriority w:val="99"/>
    <w:semiHidden/>
    <w:unhideWhenUsed/>
    <w:rsid w:val="00823004"/>
    <w:pPr>
      <w:ind w:left="283" w:hanging="283"/>
      <w:contextualSpacing/>
    </w:pPr>
  </w:style>
  <w:style w:type="paragraph" w:styleId="List2">
    <w:name w:val="List 2"/>
    <w:basedOn w:val="Normal"/>
    <w:uiPriority w:val="99"/>
    <w:semiHidden/>
    <w:unhideWhenUsed/>
    <w:rsid w:val="00823004"/>
    <w:pPr>
      <w:ind w:left="566" w:hanging="283"/>
      <w:contextualSpacing/>
    </w:pPr>
  </w:style>
  <w:style w:type="paragraph" w:styleId="List3">
    <w:name w:val="List 3"/>
    <w:basedOn w:val="Normal"/>
    <w:uiPriority w:val="99"/>
    <w:semiHidden/>
    <w:unhideWhenUsed/>
    <w:rsid w:val="00823004"/>
    <w:pPr>
      <w:ind w:left="849" w:hanging="283"/>
      <w:contextualSpacing/>
    </w:pPr>
  </w:style>
  <w:style w:type="paragraph" w:styleId="List4">
    <w:name w:val="List 4"/>
    <w:basedOn w:val="Normal"/>
    <w:uiPriority w:val="99"/>
    <w:semiHidden/>
    <w:unhideWhenUsed/>
    <w:rsid w:val="00823004"/>
    <w:pPr>
      <w:ind w:left="1132" w:hanging="283"/>
      <w:contextualSpacing/>
    </w:pPr>
  </w:style>
  <w:style w:type="paragraph" w:styleId="List5">
    <w:name w:val="List 5"/>
    <w:basedOn w:val="Normal"/>
    <w:uiPriority w:val="99"/>
    <w:semiHidden/>
    <w:unhideWhenUsed/>
    <w:rsid w:val="00823004"/>
    <w:pPr>
      <w:ind w:left="1415" w:hanging="283"/>
      <w:contextualSpacing/>
    </w:pPr>
  </w:style>
  <w:style w:type="paragraph" w:styleId="ListBullet">
    <w:name w:val="List Bullet"/>
    <w:basedOn w:val="Normal"/>
    <w:uiPriority w:val="99"/>
    <w:semiHidden/>
    <w:unhideWhenUsed/>
    <w:rsid w:val="00823004"/>
    <w:pPr>
      <w:numPr>
        <w:numId w:val="4"/>
      </w:numPr>
      <w:contextualSpacing/>
    </w:pPr>
  </w:style>
  <w:style w:type="paragraph" w:styleId="ListBullet2">
    <w:name w:val="List Bullet 2"/>
    <w:basedOn w:val="Normal"/>
    <w:uiPriority w:val="99"/>
    <w:semiHidden/>
    <w:unhideWhenUsed/>
    <w:rsid w:val="00823004"/>
    <w:pPr>
      <w:numPr>
        <w:numId w:val="5"/>
      </w:numPr>
      <w:contextualSpacing/>
    </w:pPr>
  </w:style>
  <w:style w:type="paragraph" w:styleId="ListBullet3">
    <w:name w:val="List Bullet 3"/>
    <w:basedOn w:val="Normal"/>
    <w:uiPriority w:val="99"/>
    <w:semiHidden/>
    <w:unhideWhenUsed/>
    <w:rsid w:val="00823004"/>
    <w:pPr>
      <w:numPr>
        <w:numId w:val="6"/>
      </w:numPr>
      <w:contextualSpacing/>
    </w:pPr>
  </w:style>
  <w:style w:type="paragraph" w:styleId="ListBullet4">
    <w:name w:val="List Bullet 4"/>
    <w:basedOn w:val="Normal"/>
    <w:uiPriority w:val="99"/>
    <w:semiHidden/>
    <w:unhideWhenUsed/>
    <w:rsid w:val="00823004"/>
    <w:pPr>
      <w:numPr>
        <w:numId w:val="7"/>
      </w:numPr>
      <w:contextualSpacing/>
    </w:pPr>
  </w:style>
  <w:style w:type="paragraph" w:styleId="ListBullet5">
    <w:name w:val="List Bullet 5"/>
    <w:basedOn w:val="Normal"/>
    <w:uiPriority w:val="99"/>
    <w:semiHidden/>
    <w:unhideWhenUsed/>
    <w:rsid w:val="00823004"/>
    <w:pPr>
      <w:numPr>
        <w:numId w:val="8"/>
      </w:numPr>
      <w:contextualSpacing/>
    </w:pPr>
  </w:style>
  <w:style w:type="paragraph" w:styleId="ListContinue">
    <w:name w:val="List Continue"/>
    <w:basedOn w:val="Normal"/>
    <w:uiPriority w:val="99"/>
    <w:semiHidden/>
    <w:unhideWhenUsed/>
    <w:rsid w:val="00823004"/>
    <w:pPr>
      <w:spacing w:after="120"/>
      <w:ind w:left="283"/>
      <w:contextualSpacing/>
    </w:pPr>
  </w:style>
  <w:style w:type="paragraph" w:styleId="ListContinue2">
    <w:name w:val="List Continue 2"/>
    <w:basedOn w:val="Normal"/>
    <w:uiPriority w:val="99"/>
    <w:semiHidden/>
    <w:unhideWhenUsed/>
    <w:rsid w:val="00823004"/>
    <w:pPr>
      <w:spacing w:after="120"/>
      <w:ind w:left="566"/>
      <w:contextualSpacing/>
    </w:pPr>
  </w:style>
  <w:style w:type="paragraph" w:styleId="ListContinue3">
    <w:name w:val="List Continue 3"/>
    <w:basedOn w:val="Normal"/>
    <w:uiPriority w:val="99"/>
    <w:semiHidden/>
    <w:unhideWhenUsed/>
    <w:rsid w:val="00823004"/>
    <w:pPr>
      <w:spacing w:after="120"/>
      <w:ind w:left="849"/>
      <w:contextualSpacing/>
    </w:pPr>
  </w:style>
  <w:style w:type="paragraph" w:styleId="ListContinue4">
    <w:name w:val="List Continue 4"/>
    <w:basedOn w:val="Normal"/>
    <w:uiPriority w:val="99"/>
    <w:semiHidden/>
    <w:unhideWhenUsed/>
    <w:rsid w:val="00823004"/>
    <w:pPr>
      <w:spacing w:after="120"/>
      <w:ind w:left="1132"/>
      <w:contextualSpacing/>
    </w:pPr>
  </w:style>
  <w:style w:type="paragraph" w:styleId="ListContinue5">
    <w:name w:val="List Continue 5"/>
    <w:basedOn w:val="Normal"/>
    <w:uiPriority w:val="99"/>
    <w:semiHidden/>
    <w:unhideWhenUsed/>
    <w:rsid w:val="00823004"/>
    <w:pPr>
      <w:spacing w:after="120"/>
      <w:ind w:left="1415"/>
      <w:contextualSpacing/>
    </w:pPr>
  </w:style>
  <w:style w:type="paragraph" w:styleId="ListNumber">
    <w:name w:val="List Number"/>
    <w:basedOn w:val="Normal"/>
    <w:uiPriority w:val="99"/>
    <w:semiHidden/>
    <w:unhideWhenUsed/>
    <w:rsid w:val="00823004"/>
    <w:pPr>
      <w:numPr>
        <w:numId w:val="9"/>
      </w:numPr>
      <w:contextualSpacing/>
    </w:pPr>
  </w:style>
  <w:style w:type="paragraph" w:styleId="ListNumber2">
    <w:name w:val="List Number 2"/>
    <w:basedOn w:val="Normal"/>
    <w:uiPriority w:val="99"/>
    <w:semiHidden/>
    <w:unhideWhenUsed/>
    <w:rsid w:val="00823004"/>
    <w:pPr>
      <w:numPr>
        <w:numId w:val="10"/>
      </w:numPr>
      <w:contextualSpacing/>
    </w:pPr>
  </w:style>
  <w:style w:type="paragraph" w:styleId="ListNumber3">
    <w:name w:val="List Number 3"/>
    <w:basedOn w:val="Normal"/>
    <w:uiPriority w:val="99"/>
    <w:semiHidden/>
    <w:unhideWhenUsed/>
    <w:rsid w:val="00823004"/>
    <w:pPr>
      <w:numPr>
        <w:numId w:val="11"/>
      </w:numPr>
      <w:contextualSpacing/>
    </w:pPr>
  </w:style>
  <w:style w:type="paragraph" w:styleId="ListNumber4">
    <w:name w:val="List Number 4"/>
    <w:basedOn w:val="Normal"/>
    <w:uiPriority w:val="99"/>
    <w:semiHidden/>
    <w:unhideWhenUsed/>
    <w:rsid w:val="00823004"/>
    <w:pPr>
      <w:numPr>
        <w:numId w:val="12"/>
      </w:numPr>
      <w:contextualSpacing/>
    </w:pPr>
  </w:style>
  <w:style w:type="paragraph" w:styleId="ListNumber5">
    <w:name w:val="List Number 5"/>
    <w:basedOn w:val="Normal"/>
    <w:uiPriority w:val="99"/>
    <w:semiHidden/>
    <w:unhideWhenUsed/>
    <w:rsid w:val="00823004"/>
    <w:pPr>
      <w:numPr>
        <w:numId w:val="13"/>
      </w:numPr>
      <w:contextualSpacing/>
    </w:pPr>
  </w:style>
  <w:style w:type="paragraph" w:styleId="MacroText">
    <w:name w:val="macro"/>
    <w:link w:val="MacroTextChar"/>
    <w:uiPriority w:val="99"/>
    <w:semiHidden/>
    <w:unhideWhenUsed/>
    <w:rsid w:val="0082300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 w:val="20"/>
      <w:szCs w:val="20"/>
    </w:rPr>
  </w:style>
  <w:style w:type="character" w:customStyle="1" w:styleId="MacroTextChar">
    <w:name w:val="Macro Text Char"/>
    <w:basedOn w:val="DefaultParagraphFont"/>
    <w:link w:val="MacroText"/>
    <w:uiPriority w:val="99"/>
    <w:semiHidden/>
    <w:rsid w:val="00823004"/>
    <w:rPr>
      <w:rFonts w:ascii="Consolas" w:hAnsi="Consolas"/>
      <w:sz w:val="20"/>
      <w:szCs w:val="20"/>
    </w:rPr>
  </w:style>
  <w:style w:type="paragraph" w:styleId="MessageHeader">
    <w:name w:val="Message Header"/>
    <w:basedOn w:val="Normal"/>
    <w:link w:val="MessageHeaderChar"/>
    <w:uiPriority w:val="99"/>
    <w:semiHidden/>
    <w:unhideWhenUsed/>
    <w:rsid w:val="0082300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3004"/>
    <w:rPr>
      <w:rFonts w:asciiTheme="majorHAnsi" w:eastAsiaTheme="majorEastAsia" w:hAnsiTheme="majorHAnsi" w:cstheme="majorBidi"/>
      <w:sz w:val="24"/>
      <w:szCs w:val="24"/>
      <w:shd w:val="pct20" w:color="auto" w:fill="auto"/>
    </w:rPr>
  </w:style>
  <w:style w:type="paragraph" w:styleId="NoSpacing">
    <w:name w:val="No Spacing"/>
    <w:uiPriority w:val="1"/>
    <w:qFormat/>
    <w:rsid w:val="00D007E6"/>
    <w:pPr>
      <w:spacing w:after="0" w:line="240" w:lineRule="auto"/>
    </w:pPr>
  </w:style>
  <w:style w:type="paragraph" w:styleId="NormalWeb">
    <w:name w:val="Normal (Web)"/>
    <w:basedOn w:val="Normal"/>
    <w:uiPriority w:val="99"/>
    <w:semiHidden/>
    <w:unhideWhenUsed/>
    <w:rsid w:val="00823004"/>
    <w:rPr>
      <w:rFonts w:ascii="Times New Roman" w:hAnsi="Times New Roman" w:cs="Times New Roman"/>
      <w:sz w:val="24"/>
      <w:szCs w:val="24"/>
    </w:rPr>
  </w:style>
  <w:style w:type="paragraph" w:styleId="NormalIndent">
    <w:name w:val="Normal Indent"/>
    <w:basedOn w:val="Normal"/>
    <w:uiPriority w:val="99"/>
    <w:semiHidden/>
    <w:unhideWhenUsed/>
    <w:rsid w:val="00823004"/>
    <w:pPr>
      <w:ind w:left="720"/>
    </w:pPr>
  </w:style>
  <w:style w:type="paragraph" w:styleId="NoteHeading">
    <w:name w:val="Note Heading"/>
    <w:basedOn w:val="Normal"/>
    <w:next w:val="Normal"/>
    <w:link w:val="NoteHeadingChar"/>
    <w:uiPriority w:val="99"/>
    <w:semiHidden/>
    <w:unhideWhenUsed/>
    <w:rsid w:val="00823004"/>
  </w:style>
  <w:style w:type="character" w:customStyle="1" w:styleId="NoteHeadingChar">
    <w:name w:val="Note Heading Char"/>
    <w:basedOn w:val="DefaultParagraphFont"/>
    <w:link w:val="NoteHeading"/>
    <w:uiPriority w:val="99"/>
    <w:semiHidden/>
    <w:rsid w:val="00823004"/>
  </w:style>
  <w:style w:type="paragraph" w:styleId="PlainText">
    <w:name w:val="Plain Text"/>
    <w:basedOn w:val="Normal"/>
    <w:link w:val="PlainTextChar"/>
    <w:uiPriority w:val="99"/>
    <w:semiHidden/>
    <w:unhideWhenUsed/>
    <w:rsid w:val="00823004"/>
    <w:rPr>
      <w:rFonts w:ascii="Consolas" w:hAnsi="Consolas"/>
      <w:sz w:val="21"/>
      <w:szCs w:val="21"/>
    </w:rPr>
  </w:style>
  <w:style w:type="character" w:customStyle="1" w:styleId="PlainTextChar">
    <w:name w:val="Plain Text Char"/>
    <w:basedOn w:val="DefaultParagraphFont"/>
    <w:link w:val="PlainText"/>
    <w:uiPriority w:val="99"/>
    <w:semiHidden/>
    <w:rsid w:val="00823004"/>
    <w:rPr>
      <w:rFonts w:ascii="Consolas" w:hAnsi="Consolas"/>
      <w:sz w:val="21"/>
      <w:szCs w:val="21"/>
    </w:rPr>
  </w:style>
  <w:style w:type="paragraph" w:styleId="Quote">
    <w:name w:val="Quote"/>
    <w:basedOn w:val="Normal"/>
    <w:next w:val="Normal"/>
    <w:link w:val="QuoteChar"/>
    <w:uiPriority w:val="29"/>
    <w:qFormat/>
    <w:rsid w:val="00D007E6"/>
    <w:rPr>
      <w:i/>
      <w:iCs/>
      <w:color w:val="000000" w:themeColor="text1"/>
    </w:rPr>
  </w:style>
  <w:style w:type="character" w:customStyle="1" w:styleId="QuoteChar">
    <w:name w:val="Quote Char"/>
    <w:basedOn w:val="DefaultParagraphFont"/>
    <w:link w:val="Quote"/>
    <w:uiPriority w:val="29"/>
    <w:rsid w:val="00D007E6"/>
    <w:rPr>
      <w:i/>
      <w:iCs/>
      <w:color w:val="000000" w:themeColor="text1"/>
    </w:rPr>
  </w:style>
  <w:style w:type="paragraph" w:styleId="Salutation">
    <w:name w:val="Salutation"/>
    <w:basedOn w:val="Normal"/>
    <w:next w:val="Normal"/>
    <w:link w:val="SalutationChar"/>
    <w:uiPriority w:val="99"/>
    <w:semiHidden/>
    <w:unhideWhenUsed/>
    <w:rsid w:val="00823004"/>
  </w:style>
  <w:style w:type="character" w:customStyle="1" w:styleId="SalutationChar">
    <w:name w:val="Salutation Char"/>
    <w:basedOn w:val="DefaultParagraphFont"/>
    <w:link w:val="Salutation"/>
    <w:uiPriority w:val="99"/>
    <w:semiHidden/>
    <w:rsid w:val="00823004"/>
  </w:style>
  <w:style w:type="paragraph" w:styleId="Signature">
    <w:name w:val="Signature"/>
    <w:basedOn w:val="Normal"/>
    <w:link w:val="SignatureChar"/>
    <w:uiPriority w:val="99"/>
    <w:semiHidden/>
    <w:unhideWhenUsed/>
    <w:rsid w:val="00823004"/>
    <w:pPr>
      <w:ind w:left="4252"/>
    </w:pPr>
  </w:style>
  <w:style w:type="character" w:customStyle="1" w:styleId="SignatureChar">
    <w:name w:val="Signature Char"/>
    <w:basedOn w:val="DefaultParagraphFont"/>
    <w:link w:val="Signature"/>
    <w:uiPriority w:val="99"/>
    <w:semiHidden/>
    <w:rsid w:val="00823004"/>
  </w:style>
  <w:style w:type="paragraph" w:styleId="Subtitle">
    <w:name w:val="Subtitle"/>
    <w:basedOn w:val="Normal"/>
    <w:next w:val="Normal"/>
    <w:link w:val="SubtitleChar"/>
    <w:uiPriority w:val="11"/>
    <w:qFormat/>
    <w:rsid w:val="00D007E6"/>
    <w:pPr>
      <w:numPr>
        <w:ilvl w:val="1"/>
      </w:numPr>
    </w:pPr>
    <w:rPr>
      <w:rFonts w:asciiTheme="majorHAnsi" w:eastAsiaTheme="majorEastAsia" w:hAnsiTheme="majorHAnsi" w:cstheme="majorBidi"/>
      <w:i/>
      <w:iCs/>
      <w:color w:val="0076B7" w:themeColor="accent1"/>
      <w:spacing w:val="15"/>
      <w:sz w:val="24"/>
      <w:szCs w:val="24"/>
    </w:rPr>
  </w:style>
  <w:style w:type="character" w:customStyle="1" w:styleId="SubtitleChar">
    <w:name w:val="Subtitle Char"/>
    <w:basedOn w:val="DefaultParagraphFont"/>
    <w:link w:val="Subtitle"/>
    <w:uiPriority w:val="11"/>
    <w:rsid w:val="00D007E6"/>
    <w:rPr>
      <w:rFonts w:asciiTheme="majorHAnsi" w:eastAsiaTheme="majorEastAsia" w:hAnsiTheme="majorHAnsi" w:cstheme="majorBidi"/>
      <w:i/>
      <w:iCs/>
      <w:color w:val="0076B7" w:themeColor="accent1"/>
      <w:spacing w:val="15"/>
      <w:sz w:val="24"/>
      <w:szCs w:val="24"/>
    </w:rPr>
  </w:style>
  <w:style w:type="paragraph" w:styleId="TOCHeading">
    <w:name w:val="TOC Heading"/>
    <w:basedOn w:val="Heading1"/>
    <w:next w:val="Normal"/>
    <w:uiPriority w:val="39"/>
    <w:unhideWhenUsed/>
    <w:qFormat/>
    <w:rsid w:val="00D007E6"/>
    <w:pPr>
      <w:outlineLvl w:val="9"/>
    </w:pPr>
  </w:style>
  <w:style w:type="character" w:styleId="Emphasis">
    <w:name w:val="Emphasis"/>
    <w:basedOn w:val="DefaultParagraphFont"/>
    <w:uiPriority w:val="20"/>
    <w:qFormat/>
    <w:rsid w:val="00D007E6"/>
    <w:rPr>
      <w:i/>
      <w:iCs/>
    </w:rPr>
  </w:style>
  <w:style w:type="character" w:styleId="Strong">
    <w:name w:val="Strong"/>
    <w:basedOn w:val="DefaultParagraphFont"/>
    <w:uiPriority w:val="22"/>
    <w:qFormat/>
    <w:rsid w:val="00D007E6"/>
    <w:rPr>
      <w:b/>
      <w:bCs/>
    </w:rPr>
  </w:style>
  <w:style w:type="character" w:customStyle="1" w:styleId="CodeChar">
    <w:name w:val="Code Char"/>
    <w:basedOn w:val="DefaultParagraphFont"/>
    <w:link w:val="Code"/>
    <w:locked/>
    <w:rsid w:val="00C77294"/>
    <w:rPr>
      <w:rFonts w:ascii="Courier New" w:hAnsi="Courier New" w:cs="Courier New"/>
      <w:sz w:val="20"/>
      <w:szCs w:val="20"/>
      <w:lang w:eastAsia="ja-JP"/>
    </w:rPr>
  </w:style>
  <w:style w:type="paragraph" w:customStyle="1" w:styleId="Code">
    <w:name w:val="Code"/>
    <w:basedOn w:val="Normal"/>
    <w:link w:val="CodeChar"/>
    <w:rsid w:val="00A23482"/>
    <w:pPr>
      <w:spacing w:after="180" w:line="240" w:lineRule="auto"/>
    </w:pPr>
    <w:rPr>
      <w:rFonts w:ascii="Courier New" w:eastAsiaTheme="minorHAnsi" w:hAnsi="Courier New" w:cs="Courier New"/>
      <w:sz w:val="20"/>
      <w:szCs w:val="20"/>
      <w:lang w:eastAsia="ja-JP"/>
    </w:rPr>
  </w:style>
  <w:style w:type="character" w:styleId="IntenseEmphasis">
    <w:name w:val="Intense Emphasis"/>
    <w:basedOn w:val="DefaultParagraphFont"/>
    <w:uiPriority w:val="21"/>
    <w:qFormat/>
    <w:rsid w:val="00D007E6"/>
    <w:rPr>
      <w:b/>
      <w:bCs/>
      <w:i/>
      <w:iCs/>
      <w:color w:val="0076B7" w:themeColor="accent1"/>
    </w:rPr>
  </w:style>
  <w:style w:type="paragraph" w:styleId="Revision">
    <w:name w:val="Revision"/>
    <w:hidden/>
    <w:uiPriority w:val="99"/>
    <w:semiHidden/>
    <w:rsid w:val="00C77294"/>
    <w:pPr>
      <w:spacing w:after="0" w:line="240" w:lineRule="auto"/>
    </w:pPr>
  </w:style>
  <w:style w:type="character" w:styleId="FollowedHyperlink">
    <w:name w:val="FollowedHyperlink"/>
    <w:basedOn w:val="DefaultParagraphFont"/>
    <w:uiPriority w:val="99"/>
    <w:semiHidden/>
    <w:unhideWhenUsed/>
    <w:rsid w:val="008C7824"/>
    <w:rPr>
      <w:color w:val="999999" w:themeColor="followedHyperlink"/>
      <w:u w:val="single"/>
    </w:rPr>
  </w:style>
  <w:style w:type="character" w:styleId="SubtleEmphasis">
    <w:name w:val="Subtle Emphasis"/>
    <w:basedOn w:val="DefaultParagraphFont"/>
    <w:uiPriority w:val="19"/>
    <w:qFormat/>
    <w:rsid w:val="00D007E6"/>
    <w:rPr>
      <w:i/>
      <w:iCs/>
      <w:color w:val="808080" w:themeColor="text1" w:themeTint="7F"/>
    </w:rPr>
  </w:style>
  <w:style w:type="character" w:styleId="SubtleReference">
    <w:name w:val="Subtle Reference"/>
    <w:basedOn w:val="DefaultParagraphFont"/>
    <w:uiPriority w:val="31"/>
    <w:qFormat/>
    <w:rsid w:val="00D007E6"/>
    <w:rPr>
      <w:smallCaps/>
      <w:color w:val="0096EA" w:themeColor="accent2"/>
      <w:u w:val="single"/>
    </w:rPr>
  </w:style>
  <w:style w:type="character" w:styleId="IntenseReference">
    <w:name w:val="Intense Reference"/>
    <w:basedOn w:val="DefaultParagraphFont"/>
    <w:uiPriority w:val="32"/>
    <w:qFormat/>
    <w:rsid w:val="00D007E6"/>
    <w:rPr>
      <w:b/>
      <w:bCs/>
      <w:smallCaps/>
      <w:color w:val="0096EA" w:themeColor="accent2"/>
      <w:spacing w:val="5"/>
      <w:u w:val="single"/>
    </w:rPr>
  </w:style>
  <w:style w:type="character" w:styleId="BookTitle">
    <w:name w:val="Book Title"/>
    <w:basedOn w:val="DefaultParagraphFont"/>
    <w:uiPriority w:val="33"/>
    <w:qFormat/>
    <w:rsid w:val="00D007E6"/>
    <w:rPr>
      <w:b/>
      <w:bCs/>
      <w:smallCaps/>
      <w:spacing w:val="5"/>
    </w:rPr>
  </w:style>
  <w:style w:type="paragraph" w:styleId="TOC1">
    <w:name w:val="toc 1"/>
    <w:basedOn w:val="Normal"/>
    <w:next w:val="Normal"/>
    <w:autoRedefine/>
    <w:uiPriority w:val="39"/>
    <w:unhideWhenUsed/>
    <w:rsid w:val="00746BD1"/>
    <w:pPr>
      <w:spacing w:after="100"/>
    </w:pPr>
  </w:style>
  <w:style w:type="paragraph" w:styleId="TOC2">
    <w:name w:val="toc 2"/>
    <w:basedOn w:val="Normal"/>
    <w:next w:val="Normal"/>
    <w:autoRedefine/>
    <w:uiPriority w:val="39"/>
    <w:unhideWhenUsed/>
    <w:rsid w:val="00746BD1"/>
    <w:pPr>
      <w:spacing w:after="100"/>
      <w:ind w:left="220"/>
    </w:pPr>
  </w:style>
  <w:style w:type="paragraph" w:styleId="TOC3">
    <w:name w:val="toc 3"/>
    <w:basedOn w:val="Normal"/>
    <w:next w:val="Normal"/>
    <w:autoRedefine/>
    <w:uiPriority w:val="39"/>
    <w:unhideWhenUsed/>
    <w:rsid w:val="00746B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0806">
      <w:bodyDiv w:val="1"/>
      <w:marLeft w:val="0"/>
      <w:marRight w:val="0"/>
      <w:marTop w:val="0"/>
      <w:marBottom w:val="0"/>
      <w:divBdr>
        <w:top w:val="none" w:sz="0" w:space="0" w:color="auto"/>
        <w:left w:val="none" w:sz="0" w:space="0" w:color="auto"/>
        <w:bottom w:val="none" w:sz="0" w:space="0" w:color="auto"/>
        <w:right w:val="none" w:sz="0" w:space="0" w:color="auto"/>
      </w:divBdr>
      <w:divsChild>
        <w:div w:id="819619554">
          <w:marLeft w:val="0"/>
          <w:marRight w:val="0"/>
          <w:marTop w:val="0"/>
          <w:marBottom w:val="0"/>
          <w:divBdr>
            <w:top w:val="none" w:sz="0" w:space="0" w:color="auto"/>
            <w:left w:val="none" w:sz="0" w:space="0" w:color="auto"/>
            <w:bottom w:val="none" w:sz="0" w:space="0" w:color="auto"/>
            <w:right w:val="none" w:sz="0" w:space="0" w:color="auto"/>
          </w:divBdr>
          <w:divsChild>
            <w:div w:id="1219169902">
              <w:marLeft w:val="0"/>
              <w:marRight w:val="0"/>
              <w:marTop w:val="0"/>
              <w:marBottom w:val="0"/>
              <w:divBdr>
                <w:top w:val="none" w:sz="0" w:space="0" w:color="auto"/>
                <w:left w:val="none" w:sz="0" w:space="0" w:color="auto"/>
                <w:bottom w:val="none" w:sz="0" w:space="0" w:color="auto"/>
                <w:right w:val="none" w:sz="0" w:space="0" w:color="auto"/>
              </w:divBdr>
              <w:divsChild>
                <w:div w:id="913969692">
                  <w:marLeft w:val="0"/>
                  <w:marRight w:val="0"/>
                  <w:marTop w:val="0"/>
                  <w:marBottom w:val="0"/>
                  <w:divBdr>
                    <w:top w:val="none" w:sz="0" w:space="0" w:color="auto"/>
                    <w:left w:val="none" w:sz="0" w:space="0" w:color="auto"/>
                    <w:bottom w:val="none" w:sz="0" w:space="0" w:color="auto"/>
                    <w:right w:val="none" w:sz="0" w:space="0" w:color="auto"/>
                  </w:divBdr>
                  <w:divsChild>
                    <w:div w:id="1802730573">
                      <w:marLeft w:val="0"/>
                      <w:marRight w:val="0"/>
                      <w:marTop w:val="0"/>
                      <w:marBottom w:val="0"/>
                      <w:divBdr>
                        <w:top w:val="none" w:sz="0" w:space="0" w:color="auto"/>
                        <w:left w:val="none" w:sz="0" w:space="0" w:color="auto"/>
                        <w:bottom w:val="none" w:sz="0" w:space="0" w:color="auto"/>
                        <w:right w:val="none" w:sz="0" w:space="0" w:color="auto"/>
                      </w:divBdr>
                      <w:divsChild>
                        <w:div w:id="1033652979">
                          <w:marLeft w:val="0"/>
                          <w:marRight w:val="0"/>
                          <w:marTop w:val="0"/>
                          <w:marBottom w:val="0"/>
                          <w:divBdr>
                            <w:top w:val="none" w:sz="0" w:space="0" w:color="auto"/>
                            <w:left w:val="none" w:sz="0" w:space="0" w:color="auto"/>
                            <w:bottom w:val="none" w:sz="0" w:space="0" w:color="auto"/>
                            <w:right w:val="none" w:sz="0" w:space="0" w:color="auto"/>
                          </w:divBdr>
                          <w:divsChild>
                            <w:div w:id="1545292597">
                              <w:marLeft w:val="0"/>
                              <w:marRight w:val="0"/>
                              <w:marTop w:val="0"/>
                              <w:marBottom w:val="0"/>
                              <w:divBdr>
                                <w:top w:val="none" w:sz="0" w:space="0" w:color="auto"/>
                                <w:left w:val="none" w:sz="0" w:space="0" w:color="auto"/>
                                <w:bottom w:val="none" w:sz="0" w:space="0" w:color="auto"/>
                                <w:right w:val="none" w:sz="0" w:space="0" w:color="auto"/>
                              </w:divBdr>
                              <w:divsChild>
                                <w:div w:id="1642997365">
                                  <w:marLeft w:val="0"/>
                                  <w:marRight w:val="0"/>
                                  <w:marTop w:val="0"/>
                                  <w:marBottom w:val="0"/>
                                  <w:divBdr>
                                    <w:top w:val="none" w:sz="0" w:space="0" w:color="auto"/>
                                    <w:left w:val="none" w:sz="0" w:space="0" w:color="auto"/>
                                    <w:bottom w:val="none" w:sz="0" w:space="0" w:color="auto"/>
                                    <w:right w:val="none" w:sz="0" w:space="0" w:color="auto"/>
                                  </w:divBdr>
                                  <w:divsChild>
                                    <w:div w:id="1417439298">
                                      <w:marLeft w:val="0"/>
                                      <w:marRight w:val="0"/>
                                      <w:marTop w:val="0"/>
                                      <w:marBottom w:val="0"/>
                                      <w:divBdr>
                                        <w:top w:val="none" w:sz="0" w:space="0" w:color="auto"/>
                                        <w:left w:val="none" w:sz="0" w:space="0" w:color="auto"/>
                                        <w:bottom w:val="none" w:sz="0" w:space="0" w:color="auto"/>
                                        <w:right w:val="none" w:sz="0" w:space="0" w:color="auto"/>
                                      </w:divBdr>
                                      <w:divsChild>
                                        <w:div w:id="630212625">
                                          <w:marLeft w:val="0"/>
                                          <w:marRight w:val="0"/>
                                          <w:marTop w:val="0"/>
                                          <w:marBottom w:val="0"/>
                                          <w:divBdr>
                                            <w:top w:val="none" w:sz="0" w:space="0" w:color="auto"/>
                                            <w:left w:val="none" w:sz="0" w:space="0" w:color="auto"/>
                                            <w:bottom w:val="none" w:sz="0" w:space="0" w:color="auto"/>
                                            <w:right w:val="none" w:sz="0" w:space="0" w:color="auto"/>
                                          </w:divBdr>
                                          <w:divsChild>
                                            <w:div w:id="654452219">
                                              <w:marLeft w:val="0"/>
                                              <w:marRight w:val="0"/>
                                              <w:marTop w:val="0"/>
                                              <w:marBottom w:val="0"/>
                                              <w:divBdr>
                                                <w:top w:val="none" w:sz="0" w:space="0" w:color="auto"/>
                                                <w:left w:val="none" w:sz="0" w:space="0" w:color="auto"/>
                                                <w:bottom w:val="none" w:sz="0" w:space="0" w:color="auto"/>
                                                <w:right w:val="none" w:sz="0" w:space="0" w:color="auto"/>
                                              </w:divBdr>
                                              <w:divsChild>
                                                <w:div w:id="854462206">
                                                  <w:marLeft w:val="0"/>
                                                  <w:marRight w:val="0"/>
                                                  <w:marTop w:val="0"/>
                                                  <w:marBottom w:val="0"/>
                                                  <w:divBdr>
                                                    <w:top w:val="none" w:sz="0" w:space="0" w:color="auto"/>
                                                    <w:left w:val="none" w:sz="0" w:space="0" w:color="auto"/>
                                                    <w:bottom w:val="none" w:sz="0" w:space="0" w:color="auto"/>
                                                    <w:right w:val="none" w:sz="0" w:space="0" w:color="auto"/>
                                                  </w:divBdr>
                                                  <w:divsChild>
                                                    <w:div w:id="1926920235">
                                                      <w:marLeft w:val="0"/>
                                                      <w:marRight w:val="0"/>
                                                      <w:marTop w:val="0"/>
                                                      <w:marBottom w:val="0"/>
                                                      <w:divBdr>
                                                        <w:top w:val="none" w:sz="0" w:space="0" w:color="auto"/>
                                                        <w:left w:val="none" w:sz="0" w:space="0" w:color="auto"/>
                                                        <w:bottom w:val="none" w:sz="0" w:space="0" w:color="auto"/>
                                                        <w:right w:val="none" w:sz="0" w:space="0" w:color="auto"/>
                                                      </w:divBdr>
                                                      <w:divsChild>
                                                        <w:div w:id="118768758">
                                                          <w:marLeft w:val="-240"/>
                                                          <w:marRight w:val="-240"/>
                                                          <w:marTop w:val="0"/>
                                                          <w:marBottom w:val="240"/>
                                                          <w:divBdr>
                                                            <w:top w:val="none" w:sz="0" w:space="0" w:color="auto"/>
                                                            <w:left w:val="none" w:sz="0" w:space="0" w:color="auto"/>
                                                            <w:bottom w:val="none" w:sz="0" w:space="0" w:color="auto"/>
                                                            <w:right w:val="none" w:sz="0" w:space="0" w:color="auto"/>
                                                          </w:divBdr>
                                                          <w:divsChild>
                                                            <w:div w:id="2004698814">
                                                              <w:marLeft w:val="0"/>
                                                              <w:marRight w:val="0"/>
                                                              <w:marTop w:val="0"/>
                                                              <w:marBottom w:val="0"/>
                                                              <w:divBdr>
                                                                <w:top w:val="none" w:sz="0" w:space="0" w:color="auto"/>
                                                                <w:left w:val="none" w:sz="0" w:space="0" w:color="auto"/>
                                                                <w:bottom w:val="none" w:sz="0" w:space="0" w:color="auto"/>
                                                                <w:right w:val="none" w:sz="0" w:space="0" w:color="auto"/>
                                                              </w:divBdr>
                                                              <w:divsChild>
                                                                <w:div w:id="1036734439">
                                                                  <w:marLeft w:val="0"/>
                                                                  <w:marRight w:val="0"/>
                                                                  <w:marTop w:val="0"/>
                                                                  <w:marBottom w:val="0"/>
                                                                  <w:divBdr>
                                                                    <w:top w:val="none" w:sz="0" w:space="0" w:color="auto"/>
                                                                    <w:left w:val="none" w:sz="0" w:space="0" w:color="auto"/>
                                                                    <w:bottom w:val="none" w:sz="0" w:space="0" w:color="auto"/>
                                                                    <w:right w:val="none" w:sz="0" w:space="0" w:color="auto"/>
                                                                  </w:divBdr>
                                                                  <w:divsChild>
                                                                    <w:div w:id="1582442504">
                                                                      <w:marLeft w:val="0"/>
                                                                      <w:marRight w:val="0"/>
                                                                      <w:marTop w:val="0"/>
                                                                      <w:marBottom w:val="0"/>
                                                                      <w:divBdr>
                                                                        <w:top w:val="none" w:sz="0" w:space="0" w:color="auto"/>
                                                                        <w:left w:val="none" w:sz="0" w:space="0" w:color="auto"/>
                                                                        <w:bottom w:val="none" w:sz="0" w:space="0" w:color="auto"/>
                                                                        <w:right w:val="none" w:sz="0" w:space="0" w:color="auto"/>
                                                                      </w:divBdr>
                                                                      <w:divsChild>
                                                                        <w:div w:id="840046503">
                                                                          <w:marLeft w:val="0"/>
                                                                          <w:marRight w:val="0"/>
                                                                          <w:marTop w:val="450"/>
                                                                          <w:marBottom w:val="300"/>
                                                                          <w:divBdr>
                                                                            <w:top w:val="none" w:sz="0" w:space="0" w:color="auto"/>
                                                                            <w:left w:val="none" w:sz="0" w:space="0" w:color="auto"/>
                                                                            <w:bottom w:val="none" w:sz="0" w:space="0" w:color="auto"/>
                                                                            <w:right w:val="none" w:sz="0" w:space="0" w:color="auto"/>
                                                                          </w:divBdr>
                                                                          <w:divsChild>
                                                                            <w:div w:id="621157906">
                                                                              <w:marLeft w:val="-225"/>
                                                                              <w:marRight w:val="-225"/>
                                                                              <w:marTop w:val="0"/>
                                                                              <w:marBottom w:val="0"/>
                                                                              <w:divBdr>
                                                                                <w:top w:val="none" w:sz="0" w:space="0" w:color="auto"/>
                                                                                <w:left w:val="none" w:sz="0" w:space="0" w:color="auto"/>
                                                                                <w:bottom w:val="none" w:sz="0" w:space="0" w:color="auto"/>
                                                                                <w:right w:val="none" w:sz="0" w:space="0" w:color="auto"/>
                                                                              </w:divBdr>
                                                                              <w:divsChild>
                                                                                <w:div w:id="2069723556">
                                                                                  <w:marLeft w:val="0"/>
                                                                                  <w:marRight w:val="0"/>
                                                                                  <w:marTop w:val="0"/>
                                                                                  <w:marBottom w:val="0"/>
                                                                                  <w:divBdr>
                                                                                    <w:top w:val="none" w:sz="0" w:space="0" w:color="auto"/>
                                                                                    <w:left w:val="none" w:sz="0" w:space="0" w:color="auto"/>
                                                                                    <w:bottom w:val="none" w:sz="0" w:space="0" w:color="auto"/>
                                                                                    <w:right w:val="none" w:sz="0" w:space="0" w:color="auto"/>
                                                                                  </w:divBdr>
                                                                                  <w:divsChild>
                                                                                    <w:div w:id="1423142246">
                                                                                      <w:marLeft w:val="0"/>
                                                                                      <w:marRight w:val="0"/>
                                                                                      <w:marTop w:val="0"/>
                                                                                      <w:marBottom w:val="0"/>
                                                                                      <w:divBdr>
                                                                                        <w:top w:val="none" w:sz="0" w:space="0" w:color="auto"/>
                                                                                        <w:left w:val="none" w:sz="0" w:space="0" w:color="auto"/>
                                                                                        <w:bottom w:val="none" w:sz="0" w:space="0" w:color="auto"/>
                                                                                        <w:right w:val="none" w:sz="0" w:space="0" w:color="auto"/>
                                                                                      </w:divBdr>
                                                                                      <w:divsChild>
                                                                                        <w:div w:id="1093671570">
                                                                                          <w:marLeft w:val="0"/>
                                                                                          <w:marRight w:val="0"/>
                                                                                          <w:marTop w:val="0"/>
                                                                                          <w:marBottom w:val="0"/>
                                                                                          <w:divBdr>
                                                                                            <w:top w:val="single" w:sz="6" w:space="11" w:color="AAB123"/>
                                                                                            <w:left w:val="none" w:sz="0" w:space="0" w:color="auto"/>
                                                                                            <w:bottom w:val="none" w:sz="0" w:space="0" w:color="auto"/>
                                                                                            <w:right w:val="none" w:sz="0" w:space="0" w:color="auto"/>
                                                                                          </w:divBdr>
                                                                                          <w:divsChild>
                                                                                            <w:div w:id="1224491715">
                                                                                              <w:marLeft w:val="0"/>
                                                                                              <w:marRight w:val="0"/>
                                                                                              <w:marTop w:val="0"/>
                                                                                              <w:marBottom w:val="0"/>
                                                                                              <w:divBdr>
                                                                                                <w:top w:val="none" w:sz="0" w:space="0" w:color="auto"/>
                                                                                                <w:left w:val="none" w:sz="0" w:space="0" w:color="auto"/>
                                                                                                <w:bottom w:val="none" w:sz="0" w:space="0" w:color="auto"/>
                                                                                                <w:right w:val="none" w:sz="0" w:space="0" w:color="auto"/>
                                                                                              </w:divBdr>
                                                                                              <w:divsChild>
                                                                                                <w:div w:id="2394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60854">
      <w:bodyDiv w:val="1"/>
      <w:marLeft w:val="0"/>
      <w:marRight w:val="0"/>
      <w:marTop w:val="0"/>
      <w:marBottom w:val="0"/>
      <w:divBdr>
        <w:top w:val="none" w:sz="0" w:space="0" w:color="auto"/>
        <w:left w:val="none" w:sz="0" w:space="0" w:color="auto"/>
        <w:bottom w:val="none" w:sz="0" w:space="0" w:color="auto"/>
        <w:right w:val="none" w:sz="0" w:space="0" w:color="auto"/>
      </w:divBdr>
    </w:div>
    <w:div w:id="195388178">
      <w:bodyDiv w:val="1"/>
      <w:marLeft w:val="0"/>
      <w:marRight w:val="0"/>
      <w:marTop w:val="0"/>
      <w:marBottom w:val="0"/>
      <w:divBdr>
        <w:top w:val="none" w:sz="0" w:space="0" w:color="auto"/>
        <w:left w:val="none" w:sz="0" w:space="0" w:color="auto"/>
        <w:bottom w:val="none" w:sz="0" w:space="0" w:color="auto"/>
        <w:right w:val="none" w:sz="0" w:space="0" w:color="auto"/>
      </w:divBdr>
    </w:div>
    <w:div w:id="1240291724">
      <w:bodyDiv w:val="1"/>
      <w:marLeft w:val="0"/>
      <w:marRight w:val="0"/>
      <w:marTop w:val="0"/>
      <w:marBottom w:val="0"/>
      <w:divBdr>
        <w:top w:val="none" w:sz="0" w:space="0" w:color="auto"/>
        <w:left w:val="none" w:sz="0" w:space="0" w:color="auto"/>
        <w:bottom w:val="none" w:sz="0" w:space="0" w:color="auto"/>
        <w:right w:val="none" w:sz="0" w:space="0" w:color="auto"/>
      </w:divBdr>
      <w:divsChild>
        <w:div w:id="1602687966">
          <w:marLeft w:val="0"/>
          <w:marRight w:val="0"/>
          <w:marTop w:val="0"/>
          <w:marBottom w:val="0"/>
          <w:divBdr>
            <w:top w:val="none" w:sz="0" w:space="0" w:color="auto"/>
            <w:left w:val="none" w:sz="0" w:space="0" w:color="auto"/>
            <w:bottom w:val="none" w:sz="0" w:space="0" w:color="auto"/>
            <w:right w:val="none" w:sz="0" w:space="0" w:color="auto"/>
          </w:divBdr>
        </w:div>
      </w:divsChild>
    </w:div>
    <w:div w:id="144168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h6.ggpht.com/-76rQX48LiWk/VHNuoUKJRcI/AAAAAAAABuQ/CHaPLLn7EM4/s1600-h/image7.p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lh5.ggpht.com/-gvLI4RaxpaQ/VHNupnobv-I/AAAAAAAABug/XB8ZGLXxyBA/s1600-h/image17.pn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stem.data.sqlite.org/downloads/1.0.94.0/sqlite-netFx451-setup-bundle-x86-2013-1.0.94.0.exe"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ABB Blue">
  <a:themeElements>
    <a:clrScheme name="ABB Blue">
      <a:dk1>
        <a:srgbClr val="000000"/>
      </a:dk1>
      <a:lt1>
        <a:srgbClr val="FFFFFF"/>
      </a:lt1>
      <a:dk2>
        <a:srgbClr val="004B7A"/>
      </a:dk2>
      <a:lt2>
        <a:srgbClr val="666666"/>
      </a:lt2>
      <a:accent1>
        <a:srgbClr val="0076B7"/>
      </a:accent1>
      <a:accent2>
        <a:srgbClr val="0096EA"/>
      </a:accent2>
      <a:accent3>
        <a:srgbClr val="5BD8FF"/>
      </a:accent3>
      <a:accent4>
        <a:srgbClr val="999999"/>
      </a:accent4>
      <a:accent5>
        <a:srgbClr val="666666"/>
      </a:accent5>
      <a:accent6>
        <a:srgbClr val="666666"/>
      </a:accent6>
      <a:hlink>
        <a:srgbClr val="5BD8FF"/>
      </a:hlink>
      <a:folHlink>
        <a:srgbClr val="999999"/>
      </a:folHlink>
    </a:clrScheme>
    <a:fontScheme name="ABB">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solidFill>
        <a:ln w="9525">
          <a:noFill/>
        </a:ln>
      </a:spPr>
      <a:bodyPr rtlCol="0" anchor="ctr"/>
      <a:lstStyle>
        <a:defPPr marL="179388" indent="-179388">
          <a:spcBef>
            <a:spcPts val="1100"/>
          </a:spcBef>
          <a:buClr>
            <a:schemeClr val="tx2"/>
          </a:buClr>
          <a:buSzPct val="70000"/>
          <a:buFont typeface="Wingdings" pitchFamily="2" charset="2"/>
          <a:buChar char="§"/>
          <a:defRPr dirty="0" smtClean="0">
            <a:solidFill>
              <a:schemeClr val="tx1"/>
            </a:solidFill>
            <a:latin typeface="Arial" pitchFamily="34" charset="0"/>
            <a:cs typeface="Arial" pitchFamily="34" charset="0"/>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lIns="0" tIns="0" rIns="0" bIns="0" rtlCol="0">
        <a:noAutofit/>
      </a:bodyPr>
      <a:lstStyle>
        <a:defPPr marL="179388" indent="-179388">
          <a:spcBef>
            <a:spcPts val="1100"/>
          </a:spcBef>
          <a:buClr>
            <a:schemeClr val="tx2"/>
          </a:buClr>
          <a:buSzPct val="70000"/>
          <a:buFont typeface="Wingdings" pitchFamily="2" charset="2"/>
          <a:buChar char="§"/>
          <a:defRPr dirty="0" err="1" smtClean="0">
            <a:latin typeface="Arial" pitchFamily="34" charset="0"/>
            <a:cs typeface="Arial"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A1181-7C29-4A36-90E6-015675328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DbConfig Tool</dc:title>
  <dc:subject/>
  <dc:creator>Anas Skiti</dc:creator>
  <cp:keywords/>
  <dc:description/>
  <cp:lastModifiedBy>Anas Skiti</cp:lastModifiedBy>
  <cp:revision>64</cp:revision>
  <dcterms:created xsi:type="dcterms:W3CDTF">2015-02-10T11:42:00Z</dcterms:created>
  <dcterms:modified xsi:type="dcterms:W3CDTF">2015-02-25T09:31:00Z</dcterms:modified>
</cp:coreProperties>
</file>